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2"/>
          <w:szCs w:val="22"/>
        </w:rPr>
        <w:t xml:space="preserve">SERIES SANE CHARTER COMPARED TO THE NVCA MODEL CHARTER (OCTOBER 2025)</w:t>
      </w:r>
    </w:p>
    <w:p>
      <w:pPr>
        <w:spacing w:after="360"/>
        <w:jc w:val="center"/>
      </w:pPr>
      <w:r>
        <w:rPr>
          <w:rFonts w:ascii="Calibri" w:cs="Calibri" w:eastAsia="Calibri" w:hAnsi="Calibri"/>
          <w:i/>
          <w:iCs/>
          <w:sz w:val="20"/>
          <w:szCs w:val="20"/>
        </w:rPr>
        <w:t xml:space="preserve">Base document: the NVCA Model Amended and Restated Certificate of Incorporation (October 2025), configured to the Series Sane choices (first dividend alternative, non-participating preference, broad-based weighted average anti-dilution, no pay-to-play, no optional redemption, no alternative indemnification exhibit) and with its footnotes and drafting instructions removed. Deletions show NVCA text not carried into Series Sane; insertions show Series Sane text. Series Sane drafting-note footnotes are omitted.</w:t>
      </w:r>
    </w:p>
    <w:p>
      <w:pPr>
        <w:spacing w:after="200"/>
      </w:pPr>
      <w:del w:id="1" w:author="Rubicon Law" w:date="2026-10-08T17:26:09.524Z">
        <w:r>
          <w:rPr>
            <w:rFonts w:ascii="Calibri" w:cs="Calibri" w:eastAsia="Calibri" w:hAnsi="Calibri"/>
            <w:sz w:val="22"/>
            <w:szCs w:val="22"/>
          </w:rPr>
          <w:delText xml:space="preserve">AMENDED AND RESTATED</w:delText>
        </w:r>
      </w:del>
    </w:p>
    <w:p>
      <w:pPr>
        <w:spacing w:after="200"/>
      </w:pPr>
      <w:ins w:id="2" w:author="Rubicon Law" w:date="2026-10-08T17:26:09.524Z">
        <w:r>
          <w:rPr>
            <w:rFonts w:ascii="Calibri" w:cs="Calibri" w:eastAsia="Calibri" w:hAnsi="Calibri"/>
            <w:sz w:val="22"/>
            <w:szCs w:val="22"/>
          </w:rPr>
          <w:t xml:space="preserve">AMENDED AND RESTATED </w:t>
        </w:r>
      </w:ins>
      <w:r>
        <w:rPr>
          <w:rFonts w:ascii="Calibri" w:cs="Calibri" w:eastAsia="Calibri" w:hAnsi="Calibri"/>
          <w:sz w:val="22"/>
          <w:szCs w:val="22"/>
        </w:rPr>
        <w:t xml:space="preserve">CERTIFICATE OF </w:t>
      </w:r>
      <w:del w:id="3" w:author="Rubicon Law" w:date="2026-10-08T17:26:09.524Z">
        <w:r>
          <w:rPr>
            <w:rFonts w:ascii="Calibri" w:cs="Calibri" w:eastAsia="Calibri" w:hAnsi="Calibri"/>
            <w:sz w:val="22"/>
            <w:szCs w:val="22"/>
          </w:rPr>
          <w:delText xml:space="preserve">INCORPORATION</w:delText>
        </w:r>
      </w:del>
      <w:ins w:id="4" w:author="Rubicon Law" w:date="2026-10-08T17:26:09.524Z">
        <w:r>
          <w:rPr>
            <w:rFonts w:ascii="Calibri" w:cs="Calibri" w:eastAsia="Calibri" w:hAnsi="Calibri"/>
            <w:sz w:val="22"/>
            <w:szCs w:val="22"/>
          </w:rPr>
          <w:t xml:space="preserve">INCORPORATION OF [COMPANY NAME]</w:t>
        </w:r>
      </w:ins>
    </w:p>
    <w:p>
      <w:pPr>
        <w:spacing w:after="200"/>
      </w:pPr>
      <w:del w:id="5" w:author="Rubicon Law" w:date="2026-10-08T17:26:09.524Z">
        <w:r>
          <w:rPr>
            <w:rFonts w:ascii="Calibri" w:cs="Calibri" w:eastAsia="Calibri" w:hAnsi="Calibri"/>
            <w:sz w:val="22"/>
            <w:szCs w:val="22"/>
          </w:rPr>
          <w:delText xml:space="preserve">OF</w:delText>
        </w:r>
      </w:del>
    </w:p>
    <w:p>
      <w:pPr>
        <w:spacing w:after="200"/>
      </w:pPr>
      <w:del w:id="6" w:author="Rubicon Law" w:date="2026-10-08T17:26:09.524Z">
        <w:r>
          <w:rPr>
            <w:rFonts w:ascii="Calibri" w:cs="Calibri" w:eastAsia="Calibri" w:hAnsi="Calibri"/>
            <w:sz w:val="22"/>
            <w:szCs w:val="22"/>
          </w:rPr>
          <w:delText xml:space="preserve">[_________]</w:delText>
        </w:r>
      </w:del>
    </w:p>
    <w:p>
      <w:pPr>
        <w:spacing w:after="200"/>
      </w:pPr>
      <w:del w:id="7" w:author="Rubicon Law" w:date="2026-10-08T17:26:09.524Z">
        <w:r>
          <w:rPr>
            <w:rFonts w:ascii="Calibri" w:cs="Calibri" w:eastAsia="Calibri" w:hAnsi="Calibri"/>
            <w:sz w:val="22"/>
            <w:szCs w:val="22"/>
          </w:rPr>
          <w:delText xml:space="preserve">(Pursuant to Sections 242 and 245 of the</w:delText>
        </w:r>
      </w:del>
    </w:p>
    <w:p>
      <w:pPr>
        <w:spacing w:after="200"/>
      </w:pPr>
      <w:ins w:id="8" w:author="Rubicon Law" w:date="2026-10-08T17:26:09.524Z">
        <w:r>
          <w:rPr>
            <w:rFonts w:ascii="Calibri" w:cs="Calibri" w:eastAsia="Calibri" w:hAnsi="Calibri"/>
            <w:sz w:val="22"/>
            <w:szCs w:val="22"/>
          </w:rPr>
          <w:t xml:space="preserve">(Pursuant to Sections 242 and 245 of the </w:t>
        </w:r>
      </w:ins>
      <w:r>
        <w:rPr>
          <w:rFonts w:ascii="Calibri" w:cs="Calibri" w:eastAsia="Calibri" w:hAnsi="Calibri"/>
          <w:sz w:val="22"/>
          <w:szCs w:val="22"/>
        </w:rPr>
        <w:t xml:space="preserve">General Corporation Law of the State of Delaware)</w:t>
      </w:r>
    </w:p>
    <w:p>
      <w:pPr>
        <w:spacing w:after="200"/>
      </w:pPr>
      <w:del w:id="9" w:author="Rubicon Law" w:date="2026-10-08T17:26:09.524Z">
        <w:r>
          <w:rPr>
            <w:rFonts w:ascii="Calibri" w:cs="Calibri" w:eastAsia="Calibri" w:hAnsi="Calibri"/>
            <w:sz w:val="22"/>
            <w:szCs w:val="22"/>
          </w:rPr>
          <w:delText xml:space="preserve">[____________], </w:delText>
        </w:r>
      </w:del>
      <w:ins w:id="10" w:author="Rubicon Law" w:date="2026-10-08T17:26:09.524Z">
        <w:r>
          <w:rPr>
            <w:rFonts w:ascii="Calibri" w:cs="Calibri" w:eastAsia="Calibri" w:hAnsi="Calibri"/>
            <w:sz w:val="22"/>
            <w:szCs w:val="22"/>
          </w:rPr>
          <w:t xml:space="preserve">[Company Name], </w:t>
        </w:r>
      </w:ins>
      <w:r>
        <w:rPr>
          <w:rFonts w:ascii="Calibri" w:cs="Calibri" w:eastAsia="Calibri" w:hAnsi="Calibri"/>
          <w:sz w:val="22"/>
          <w:szCs w:val="22"/>
        </w:rPr>
        <w:t xml:space="preserve">a corporation organized and existing under </w:t>
      </w:r>
      <w:del w:id="11" w:author="Rubicon Law" w:date="2026-10-08T17:26:09.524Z">
        <w:r>
          <w:rPr>
            <w:rFonts w:ascii="Calibri" w:cs="Calibri" w:eastAsia="Calibri" w:hAnsi="Calibri"/>
            <w:sz w:val="22"/>
            <w:szCs w:val="22"/>
          </w:rPr>
          <w:delText xml:space="preserve">and by virtue of the provisions of </w:delText>
        </w:r>
      </w:del>
      <w:r>
        <w:rPr>
          <w:rFonts w:ascii="Calibri" w:cs="Calibri" w:eastAsia="Calibri" w:hAnsi="Calibri"/>
          <w:sz w:val="22"/>
          <w:szCs w:val="22"/>
        </w:rPr>
        <w:t xml:space="preserve">the General Corporation Law of the State of Delaware (the "General Corporation </w:t>
      </w:r>
      <w:del w:id="12" w:author="Rubicon Law" w:date="2026-10-08T17:26:09.524Z">
        <w:r>
          <w:rPr>
            <w:rFonts w:ascii="Calibri" w:cs="Calibri" w:eastAsia="Calibri" w:hAnsi="Calibri"/>
            <w:sz w:val="22"/>
            <w:szCs w:val="22"/>
          </w:rPr>
          <w:delText xml:space="preserve">Law"),</w:delText>
        </w:r>
      </w:del>
      <w:ins w:id="13" w:author="Rubicon Law" w:date="2026-10-08T17:26:09.524Z">
        <w:r>
          <w:rPr>
            <w:rFonts w:ascii="Calibri" w:cs="Calibri" w:eastAsia="Calibri" w:hAnsi="Calibri"/>
            <w:sz w:val="22"/>
            <w:szCs w:val="22"/>
          </w:rPr>
          <w:t xml:space="preserve">Law"), certifies as follows:</w:t>
        </w:r>
      </w:ins>
    </w:p>
    <w:p>
      <w:pPr>
        <w:spacing w:after="200"/>
      </w:pPr>
      <w:del w:id="14" w:author="Rubicon Law" w:date="2026-10-08T17:26:09.524Z">
        <w:r>
          <w:rPr>
            <w:rFonts w:ascii="Calibri" w:cs="Calibri" w:eastAsia="Calibri" w:hAnsi="Calibri"/>
            <w:sz w:val="22"/>
            <w:szCs w:val="22"/>
          </w:rPr>
          <w:delText xml:space="preserve">DOES HEREBY CERTIFY:</w:delText>
        </w:r>
      </w:del>
    </w:p>
    <w:p>
      <w:pPr>
        <w:spacing w:after="200"/>
      </w:pPr>
      <w:del w:id="15" w:author="Rubicon Law" w:date="2026-10-08T17:26:09.524Z">
        <w:r>
          <w:rPr>
            <w:rFonts w:ascii="Calibri" w:cs="Calibri" w:eastAsia="Calibri" w:hAnsi="Calibri"/>
            <w:sz w:val="22"/>
            <w:szCs w:val="22"/>
          </w:rPr>
          <w:delText xml:space="preserve">That the </w:delText>
        </w:r>
      </w:del>
      <w:ins w:id="16" w:author="Rubicon Law" w:date="2026-10-08T17:26:09.524Z">
        <w:r>
          <w:rPr>
            <w:rFonts w:ascii="Calibri" w:cs="Calibri" w:eastAsia="Calibri" w:hAnsi="Calibri"/>
            <w:sz w:val="22"/>
            <w:szCs w:val="22"/>
          </w:rPr>
          <w:t xml:space="preserve">1. The </w:t>
        </w:r>
      </w:ins>
      <w:r>
        <w:rPr>
          <w:rFonts w:ascii="Calibri" w:cs="Calibri" w:eastAsia="Calibri" w:hAnsi="Calibri"/>
          <w:sz w:val="22"/>
          <w:szCs w:val="22"/>
        </w:rPr>
        <w:t xml:space="preserve">name of this corporation is </w:t>
      </w:r>
      <w:del w:id="17" w:author="Rubicon Law" w:date="2026-10-08T17:26:09.524Z">
        <w:r>
          <w:rPr>
            <w:rFonts w:ascii="Calibri" w:cs="Calibri" w:eastAsia="Calibri" w:hAnsi="Calibri"/>
            <w:sz w:val="22"/>
            <w:szCs w:val="22"/>
          </w:rPr>
          <w:delText xml:space="preserve">[_______________], </w:delText>
        </w:r>
      </w:del>
      <w:ins w:id="18" w:author="Rubicon Law" w:date="2026-10-08T17:26:09.524Z">
        <w:r>
          <w:rPr>
            <w:rFonts w:ascii="Calibri" w:cs="Calibri" w:eastAsia="Calibri" w:hAnsi="Calibri"/>
            <w:sz w:val="22"/>
            <w:szCs w:val="22"/>
          </w:rPr>
          <w:t xml:space="preserve">[Company Name], </w:t>
        </w:r>
      </w:ins>
      <w:r>
        <w:rPr>
          <w:rFonts w:ascii="Calibri" w:cs="Calibri" w:eastAsia="Calibri" w:hAnsi="Calibri"/>
          <w:sz w:val="22"/>
          <w:szCs w:val="22"/>
        </w:rPr>
        <w:t xml:space="preserve">and </w:t>
      </w:r>
      <w:del w:id="19" w:author="Rubicon Law" w:date="2026-10-08T17:26:09.524Z">
        <w:r>
          <w:rPr>
            <w:rFonts w:ascii="Calibri" w:cs="Calibri" w:eastAsia="Calibri" w:hAnsi="Calibri"/>
            <w:sz w:val="22"/>
            <w:szCs w:val="22"/>
          </w:rPr>
          <w:delText xml:space="preserve">that </w:delText>
        </w:r>
      </w:del>
      <w:r>
        <w:rPr>
          <w:rFonts w:ascii="Calibri" w:cs="Calibri" w:eastAsia="Calibri" w:hAnsi="Calibri"/>
          <w:sz w:val="22"/>
          <w:szCs w:val="22"/>
        </w:rPr>
        <w:t xml:space="preserve">this corporation was originally incorporated </w:t>
      </w:r>
      <w:del w:id="20" w:author="Rubicon Law" w:date="2026-10-08T17:26:09.524Z">
        <w:r>
          <w:rPr>
            <w:rFonts w:ascii="Calibri" w:cs="Calibri" w:eastAsia="Calibri" w:hAnsi="Calibri"/>
            <w:sz w:val="22"/>
            <w:szCs w:val="22"/>
          </w:rPr>
          <w:delText xml:space="preserve">pursuant to </w:delText>
        </w:r>
      </w:del>
      <w:ins w:id="21"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the General Corporation Law on </w:t>
      </w:r>
      <w:del w:id="22" w:author="Rubicon Law" w:date="2026-10-08T17:26:09.524Z">
        <w:r>
          <w:rPr>
            <w:rFonts w:ascii="Calibri" w:cs="Calibri" w:eastAsia="Calibri" w:hAnsi="Calibri"/>
            <w:sz w:val="22"/>
            <w:szCs w:val="22"/>
          </w:rPr>
          <w:delText xml:space="preserve">[________ __, 20__] </w:delText>
        </w:r>
      </w:del>
      <w:ins w:id="23" w:author="Rubicon Law" w:date="2026-10-08T17:26:09.524Z">
        <w:r>
          <w:rPr>
            <w:rFonts w:ascii="Calibri" w:cs="Calibri" w:eastAsia="Calibri" w:hAnsi="Calibri"/>
            <w:sz w:val="22"/>
            <w:szCs w:val="22"/>
          </w:rPr>
          <w:t xml:space="preserve">[Date] </w:t>
        </w:r>
      </w:ins>
      <w:r>
        <w:rPr>
          <w:rFonts w:ascii="Calibri" w:cs="Calibri" w:eastAsia="Calibri" w:hAnsi="Calibri"/>
          <w:sz w:val="22"/>
          <w:szCs w:val="22"/>
        </w:rPr>
        <w:t xml:space="preserve">[under the name </w:t>
      </w:r>
      <w:del w:id="24" w:author="Rubicon Law" w:date="2026-10-08T17:26:09.524Z">
        <w:r>
          <w:rPr>
            <w:rFonts w:ascii="Calibri" w:cs="Calibri" w:eastAsia="Calibri" w:hAnsi="Calibri"/>
            <w:sz w:val="22"/>
            <w:szCs w:val="22"/>
          </w:rPr>
          <w:delText xml:space="preserve">[_______________]].</w:delText>
        </w:r>
      </w:del>
      <w:ins w:id="25" w:author="Rubicon Law" w:date="2026-10-08T17:26:09.524Z">
        <w:r>
          <w:rPr>
            <w:rFonts w:ascii="Calibri" w:cs="Calibri" w:eastAsia="Calibri" w:hAnsi="Calibri"/>
            <w:sz w:val="22"/>
            <w:szCs w:val="22"/>
          </w:rPr>
          <w:t xml:space="preserve">[Original Name]].</w:t>
        </w:r>
      </w:ins>
    </w:p>
    <w:p>
      <w:pPr>
        <w:spacing w:after="200"/>
      </w:pPr>
      <w:del w:id="26" w:author="Rubicon Law" w:date="2026-10-08T17:26:09.524Z">
        <w:r>
          <w:rPr>
            <w:rFonts w:ascii="Calibri" w:cs="Calibri" w:eastAsia="Calibri" w:hAnsi="Calibri"/>
            <w:sz w:val="22"/>
            <w:szCs w:val="22"/>
          </w:rPr>
          <w:delText xml:space="preserve">That the </w:delText>
        </w:r>
      </w:del>
      <w:ins w:id="27" w:author="Rubicon Law" w:date="2026-10-08T17:26:09.524Z">
        <w:r>
          <w:rPr>
            <w:rFonts w:ascii="Calibri" w:cs="Calibri" w:eastAsia="Calibri" w:hAnsi="Calibri"/>
            <w:sz w:val="22"/>
            <w:szCs w:val="22"/>
          </w:rPr>
          <w:t xml:space="preserve">2. The </w:t>
        </w:r>
      </w:ins>
      <w:r>
        <w:rPr>
          <w:rFonts w:ascii="Calibri" w:cs="Calibri" w:eastAsia="Calibri" w:hAnsi="Calibri"/>
          <w:sz w:val="22"/>
          <w:szCs w:val="22"/>
        </w:rPr>
        <w:t xml:space="preserve">Board of Directors of this corporation (the "Board of Directors") duly adopted resolutions proposing to amend and restate the Certificate of Incorporation of this corporation, declaring </w:t>
      </w:r>
      <w:del w:id="28" w:author="Rubicon Law" w:date="2026-10-08T17:26:09.524Z">
        <w:r>
          <w:rPr>
            <w:rFonts w:ascii="Calibri" w:cs="Calibri" w:eastAsia="Calibri" w:hAnsi="Calibri"/>
            <w:sz w:val="22"/>
            <w:szCs w:val="22"/>
          </w:rPr>
          <w:delText xml:space="preserve">said </w:delText>
        </w:r>
      </w:del>
      <w:ins w:id="2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amendment and restatement to be advisable and in the best interests of this corporation and its stockholders, and authorizing the appropriate officers of this corporation to solicit the consent of the </w:t>
      </w:r>
      <w:del w:id="30" w:author="Rubicon Law" w:date="2026-10-08T17:26:09.524Z">
        <w:r>
          <w:rPr>
            <w:rFonts w:ascii="Calibri" w:cs="Calibri" w:eastAsia="Calibri" w:hAnsi="Calibri"/>
            <w:sz w:val="22"/>
            <w:szCs w:val="22"/>
          </w:rPr>
          <w:delText xml:space="preserve">stockholders therefor, which </w:delText>
        </w:r>
      </w:del>
      <w:ins w:id="31" w:author="Rubicon Law" w:date="2026-10-08T17:26:09.524Z">
        <w:r>
          <w:rPr>
            <w:rFonts w:ascii="Calibri" w:cs="Calibri" w:eastAsia="Calibri" w:hAnsi="Calibri"/>
            <w:sz w:val="22"/>
            <w:szCs w:val="22"/>
          </w:rPr>
          <w:t xml:space="preserve">stockholders. The </w:t>
        </w:r>
      </w:ins>
      <w:r>
        <w:rPr>
          <w:rFonts w:ascii="Calibri" w:cs="Calibri" w:eastAsia="Calibri" w:hAnsi="Calibri"/>
          <w:sz w:val="22"/>
          <w:szCs w:val="22"/>
        </w:rPr>
        <w:t xml:space="preserve">resolution setting forth the proposed amendment and restatement is as follows:</w:t>
      </w:r>
    </w:p>
    <w:p>
      <w:pPr>
        <w:spacing w:after="200"/>
      </w:pPr>
      <w:r>
        <w:rPr>
          <w:rFonts w:ascii="Calibri" w:cs="Calibri" w:eastAsia="Calibri" w:hAnsi="Calibri"/>
          <w:sz w:val="22"/>
          <w:szCs w:val="22"/>
        </w:rPr>
        <w:t xml:space="preserve">RESOLVED, that the Certificate of Incorporation of this corporation be amended and restated in its entirety to read as </w:t>
      </w:r>
      <w:del w:id="32" w:author="Rubicon Law" w:date="2026-10-08T17:26:09.524Z">
        <w:r>
          <w:rPr>
            <w:rFonts w:ascii="Calibri" w:cs="Calibri" w:eastAsia="Calibri" w:hAnsi="Calibri"/>
            <w:sz w:val="22"/>
            <w:szCs w:val="22"/>
          </w:rPr>
          <w:delText xml:space="preserve">follows:</w:delText>
        </w:r>
      </w:del>
      <w:ins w:id="33" w:author="Rubicon Law" w:date="2026-10-08T17:26:09.524Z">
        <w:r>
          <w:rPr>
            <w:rFonts w:ascii="Calibri" w:cs="Calibri" w:eastAsia="Calibri" w:hAnsi="Calibri"/>
            <w:sz w:val="22"/>
            <w:szCs w:val="22"/>
          </w:rPr>
          <w:t xml:space="preserve">follows (as so amended and restated, this "Certificate of Incorporation"):</w:t>
        </w:r>
      </w:ins>
    </w:p>
    <w:p>
      <w:pPr>
        <w:spacing w:after="200"/>
      </w:pPr>
      <w:r>
        <w:rPr>
          <w:rFonts w:ascii="Calibri" w:cs="Calibri" w:eastAsia="Calibri" w:hAnsi="Calibri"/>
          <w:sz w:val="22"/>
          <w:szCs w:val="22"/>
        </w:rPr>
        <w:t xml:space="preserve">FIRST: The name of this corporation is </w:t>
      </w:r>
      <w:del w:id="34" w:author="Rubicon Law" w:date="2026-10-08T17:26:09.524Z">
        <w:r>
          <w:rPr>
            <w:rFonts w:ascii="Calibri" w:cs="Calibri" w:eastAsia="Calibri" w:hAnsi="Calibri"/>
            <w:sz w:val="22"/>
            <w:szCs w:val="22"/>
          </w:rPr>
          <w:delText xml:space="preserve">[_______________] </w:delText>
        </w:r>
      </w:del>
      <w:ins w:id="35" w:author="Rubicon Law" w:date="2026-10-08T17:26:09.524Z">
        <w:r>
          <w:rPr>
            <w:rFonts w:ascii="Calibri" w:cs="Calibri" w:eastAsia="Calibri" w:hAnsi="Calibri"/>
            <w:sz w:val="22"/>
            <w:szCs w:val="22"/>
          </w:rPr>
          <w:t xml:space="preserve">[Company Name] </w:t>
        </w:r>
      </w:ins>
      <w:r>
        <w:rPr>
          <w:rFonts w:ascii="Calibri" w:cs="Calibri" w:eastAsia="Calibri" w:hAnsi="Calibri"/>
          <w:sz w:val="22"/>
          <w:szCs w:val="22"/>
        </w:rPr>
        <w:t xml:space="preserve">(the "Corporation").</w:t>
      </w:r>
    </w:p>
    <w:p>
      <w:pPr>
        <w:spacing w:after="200"/>
      </w:pPr>
      <w:r>
        <w:rPr>
          <w:rFonts w:ascii="Calibri" w:cs="Calibri" w:eastAsia="Calibri" w:hAnsi="Calibri"/>
          <w:sz w:val="22"/>
          <w:szCs w:val="22"/>
        </w:rPr>
        <w:t xml:space="preserve">SECOND: The address of the registered office of the Corporation in the State of Delaware is </w:t>
      </w:r>
      <w:del w:id="36" w:author="Rubicon Law" w:date="2026-10-08T17:26:09.524Z">
        <w:r>
          <w:rPr>
            <w:rFonts w:ascii="Calibri" w:cs="Calibri" w:eastAsia="Calibri" w:hAnsi="Calibri"/>
            <w:sz w:val="22"/>
            <w:szCs w:val="22"/>
          </w:rPr>
          <w:delText xml:space="preserve">[_____________], </w:delText>
        </w:r>
      </w:del>
      <w:ins w:id="37" w:author="Rubicon Law" w:date="2026-10-08T17:26:09.524Z">
        <w:r>
          <w:rPr>
            <w:rFonts w:ascii="Calibri" w:cs="Calibri" w:eastAsia="Calibri" w:hAnsi="Calibri"/>
            <w:sz w:val="22"/>
            <w:szCs w:val="22"/>
          </w:rPr>
          <w:t xml:space="preserve">[Registered Office Address], </w:t>
        </w:r>
      </w:ins>
      <w:r>
        <w:rPr>
          <w:rFonts w:ascii="Calibri" w:cs="Calibri" w:eastAsia="Calibri" w:hAnsi="Calibri"/>
          <w:sz w:val="22"/>
          <w:szCs w:val="22"/>
        </w:rPr>
        <w:t xml:space="preserve">in the City of </w:t>
      </w:r>
      <w:del w:id="38" w:author="Rubicon Law" w:date="2026-10-08T17:26:09.524Z">
        <w:r>
          <w:rPr>
            <w:rFonts w:ascii="Calibri" w:cs="Calibri" w:eastAsia="Calibri" w:hAnsi="Calibri"/>
            <w:sz w:val="22"/>
            <w:szCs w:val="22"/>
          </w:rPr>
          <w:delText xml:space="preserve">[__________], </w:delText>
        </w:r>
      </w:del>
      <w:ins w:id="39" w:author="Rubicon Law" w:date="2026-10-08T17:26:09.524Z">
        <w:r>
          <w:rPr>
            <w:rFonts w:ascii="Calibri" w:cs="Calibri" w:eastAsia="Calibri" w:hAnsi="Calibri"/>
            <w:sz w:val="22"/>
            <w:szCs w:val="22"/>
          </w:rPr>
          <w:t xml:space="preserve">[City], </w:t>
        </w:r>
      </w:ins>
      <w:r>
        <w:rPr>
          <w:rFonts w:ascii="Calibri" w:cs="Calibri" w:eastAsia="Calibri" w:hAnsi="Calibri"/>
          <w:sz w:val="22"/>
          <w:szCs w:val="22"/>
        </w:rPr>
        <w:t xml:space="preserve">County of </w:t>
      </w:r>
      <w:del w:id="40" w:author="Rubicon Law" w:date="2026-10-08T17:26:09.524Z">
        <w:r>
          <w:rPr>
            <w:rFonts w:ascii="Calibri" w:cs="Calibri" w:eastAsia="Calibri" w:hAnsi="Calibri"/>
            <w:sz w:val="22"/>
            <w:szCs w:val="22"/>
          </w:rPr>
          <w:delText xml:space="preserve">[__________]. </w:delText>
        </w:r>
      </w:del>
      <w:ins w:id="41" w:author="Rubicon Law" w:date="2026-10-08T17:26:09.524Z">
        <w:r>
          <w:rPr>
            <w:rFonts w:ascii="Calibri" w:cs="Calibri" w:eastAsia="Calibri" w:hAnsi="Calibri"/>
            <w:sz w:val="22"/>
            <w:szCs w:val="22"/>
          </w:rPr>
          <w:t xml:space="preserve">[County]. </w:t>
        </w:r>
      </w:ins>
      <w:r>
        <w:rPr>
          <w:rFonts w:ascii="Calibri" w:cs="Calibri" w:eastAsia="Calibri" w:hAnsi="Calibri"/>
          <w:sz w:val="22"/>
          <w:szCs w:val="22"/>
        </w:rPr>
        <w:t xml:space="preserve">The name of its registered agent at </w:t>
      </w:r>
      <w:del w:id="42" w:author="Rubicon Law" w:date="2026-10-08T17:26:09.524Z">
        <w:r>
          <w:rPr>
            <w:rFonts w:ascii="Calibri" w:cs="Calibri" w:eastAsia="Calibri" w:hAnsi="Calibri"/>
            <w:sz w:val="22"/>
            <w:szCs w:val="22"/>
          </w:rPr>
          <w:delText xml:space="preserve">such </w:delText>
        </w:r>
      </w:del>
      <w:ins w:id="4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address is </w:t>
      </w:r>
      <w:del w:id="44" w:author="Rubicon Law" w:date="2026-10-08T17:26:09.524Z">
        <w:r>
          <w:rPr>
            <w:rFonts w:ascii="Calibri" w:cs="Calibri" w:eastAsia="Calibri" w:hAnsi="Calibri"/>
            <w:sz w:val="22"/>
            <w:szCs w:val="22"/>
          </w:rPr>
          <w:delText xml:space="preserve">[_____________________].</w:delText>
        </w:r>
      </w:del>
      <w:ins w:id="45" w:author="Rubicon Law" w:date="2026-10-08T17:26:09.524Z">
        <w:r>
          <w:rPr>
            <w:rFonts w:ascii="Calibri" w:cs="Calibri" w:eastAsia="Calibri" w:hAnsi="Calibri"/>
            <w:sz w:val="22"/>
            <w:szCs w:val="22"/>
          </w:rPr>
          <w:t xml:space="preserve">[Registered Agent Name].</w:t>
        </w:r>
      </w:ins>
    </w:p>
    <w:p>
      <w:pPr>
        <w:spacing w:after="200"/>
      </w:pPr>
      <w:r>
        <w:rPr>
          <w:rFonts w:ascii="Calibri" w:cs="Calibri" w:eastAsia="Calibri" w:hAnsi="Calibri"/>
          <w:sz w:val="22"/>
          <w:szCs w:val="22"/>
        </w:rPr>
        <w:t xml:space="preserve">THIRD: The nature of the business or purposes to be conducted or promoted is to engage in any lawful act or activity for which corporations may be organized under the General Corporation Law.</w:t>
      </w:r>
    </w:p>
    <w:p>
      <w:pPr>
        <w:spacing w:after="200"/>
      </w:pPr>
      <w:r>
        <w:rPr>
          <w:rFonts w:ascii="Calibri" w:cs="Calibri" w:eastAsia="Calibri" w:hAnsi="Calibri"/>
          <w:sz w:val="22"/>
          <w:szCs w:val="22"/>
        </w:rPr>
        <w:t xml:space="preserve">FOURTH: The total number of shares of all classes of stock </w:t>
      </w:r>
      <w:del w:id="46" w:author="Rubicon Law" w:date="2026-10-08T17:26:09.524Z">
        <w:r>
          <w:rPr>
            <w:rFonts w:ascii="Calibri" w:cs="Calibri" w:eastAsia="Calibri" w:hAnsi="Calibri"/>
            <w:sz w:val="22"/>
            <w:szCs w:val="22"/>
          </w:rPr>
          <w:delText xml:space="preserve">which </w:delText>
        </w:r>
      </w:del>
      <w:ins w:id="4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the Corporation </w:t>
      </w:r>
      <w:del w:id="48" w:author="Rubicon Law" w:date="2026-10-08T17:26:09.524Z">
        <w:r>
          <w:rPr>
            <w:rFonts w:ascii="Calibri" w:cs="Calibri" w:eastAsia="Calibri" w:hAnsi="Calibri"/>
            <w:sz w:val="22"/>
            <w:szCs w:val="22"/>
          </w:rPr>
          <w:delText xml:space="preserve">shall have the </w:delText>
        </w:r>
      </w:del>
      <w:ins w:id="49" w:author="Rubicon Law" w:date="2026-10-08T17:26:09.524Z">
        <w:r>
          <w:rPr>
            <w:rFonts w:ascii="Calibri" w:cs="Calibri" w:eastAsia="Calibri" w:hAnsi="Calibri"/>
            <w:sz w:val="22"/>
            <w:szCs w:val="22"/>
          </w:rPr>
          <w:t xml:space="preserve">has </w:t>
        </w:r>
      </w:ins>
      <w:r>
        <w:rPr>
          <w:rFonts w:ascii="Calibri" w:cs="Calibri" w:eastAsia="Calibri" w:hAnsi="Calibri"/>
          <w:sz w:val="22"/>
          <w:szCs w:val="22"/>
        </w:rPr>
        <w:t xml:space="preserve">authority to issue is </w:t>
      </w:r>
      <w:del w:id="50" w:author="Rubicon Law" w:date="2026-10-08T17:26:09.524Z">
        <w:r>
          <w:rPr>
            <w:rFonts w:ascii="Calibri" w:cs="Calibri" w:eastAsia="Calibri" w:hAnsi="Calibri"/>
            <w:sz w:val="22"/>
            <w:szCs w:val="22"/>
          </w:rPr>
          <w:delText xml:space="preserve">[______]. </w:delText>
        </w:r>
      </w:del>
      <w:ins w:id="51" w:author="Rubicon Law" w:date="2026-10-08T17:26:09.524Z">
        <w:r>
          <w:rPr>
            <w:rFonts w:ascii="Calibri" w:cs="Calibri" w:eastAsia="Calibri" w:hAnsi="Calibri"/>
            <w:sz w:val="22"/>
            <w:szCs w:val="22"/>
          </w:rPr>
          <w:t xml:space="preserve">[Total Authorized Shares]. </w:t>
        </w:r>
      </w:ins>
      <w:r>
        <w:rPr>
          <w:rFonts w:ascii="Calibri" w:cs="Calibri" w:eastAsia="Calibri" w:hAnsi="Calibri"/>
          <w:sz w:val="22"/>
          <w:szCs w:val="22"/>
        </w:rPr>
        <w:t xml:space="preserve">The Corporation has </w:t>
      </w:r>
      <w:del w:id="52" w:author="Rubicon Law" w:date="2026-10-08T17:26:09.524Z">
        <w:r>
          <w:rPr>
            <w:rFonts w:ascii="Calibri" w:cs="Calibri" w:eastAsia="Calibri" w:hAnsi="Calibri"/>
            <w:sz w:val="22"/>
            <w:szCs w:val="22"/>
          </w:rPr>
          <w:delText xml:space="preserve">[two] </w:delText>
        </w:r>
      </w:del>
      <w:ins w:id="53" w:author="Rubicon Law" w:date="2026-10-08T17:26:09.524Z">
        <w:r>
          <w:rPr>
            <w:rFonts w:ascii="Calibri" w:cs="Calibri" w:eastAsia="Calibri" w:hAnsi="Calibri"/>
            <w:sz w:val="22"/>
            <w:szCs w:val="22"/>
          </w:rPr>
          <w:t xml:space="preserve">two </w:t>
        </w:r>
      </w:ins>
      <w:r>
        <w:rPr>
          <w:rFonts w:ascii="Calibri" w:cs="Calibri" w:eastAsia="Calibri" w:hAnsi="Calibri"/>
          <w:sz w:val="22"/>
          <w:szCs w:val="22"/>
        </w:rPr>
        <w:t xml:space="preserve">classes of stock, referred to as Common Stock and Preferred Stock. There are </w:t>
      </w:r>
      <w:del w:id="54" w:author="Rubicon Law" w:date="2026-10-08T17:26:09.524Z">
        <w:r>
          <w:rPr>
            <w:rFonts w:ascii="Calibri" w:cs="Calibri" w:eastAsia="Calibri" w:hAnsi="Calibri"/>
            <w:sz w:val="22"/>
            <w:szCs w:val="22"/>
          </w:rPr>
          <w:delText xml:space="preserve">[_____] </w:delText>
        </w:r>
      </w:del>
      <w:ins w:id="55" w:author="Rubicon Law" w:date="2026-10-08T17:26:09.524Z">
        <w:r>
          <w:rPr>
            <w:rFonts w:ascii="Calibri" w:cs="Calibri" w:eastAsia="Calibri" w:hAnsi="Calibri"/>
            <w:sz w:val="22"/>
            <w:szCs w:val="22"/>
          </w:rPr>
          <w:t xml:space="preserve">[Authorized Common Shares] </w:t>
        </w:r>
      </w:ins>
      <w:r>
        <w:rPr>
          <w:rFonts w:ascii="Calibri" w:cs="Calibri" w:eastAsia="Calibri" w:hAnsi="Calibri"/>
          <w:sz w:val="22"/>
          <w:szCs w:val="22"/>
        </w:rPr>
        <w:t xml:space="preserve">shares of authorized Common Stock, </w:t>
      </w:r>
      <w:del w:id="56" w:author="Rubicon Law" w:date="2026-10-08T17:26:09.524Z">
        <w:r>
          <w:rPr>
            <w:rFonts w:ascii="Calibri" w:cs="Calibri" w:eastAsia="Calibri" w:hAnsi="Calibri"/>
            <w:sz w:val="22"/>
            <w:szCs w:val="22"/>
          </w:rPr>
          <w:delText xml:space="preserve">$[_____] </w:delText>
        </w:r>
      </w:del>
      <w:ins w:id="57" w:author="Rubicon Law" w:date="2026-10-08T17:26:09.524Z">
        <w:r>
          <w:rPr>
            <w:rFonts w:ascii="Calibri" w:cs="Calibri" w:eastAsia="Calibri" w:hAnsi="Calibri"/>
            <w:sz w:val="22"/>
            <w:szCs w:val="22"/>
          </w:rPr>
          <w:t xml:space="preserve">$[0.00001] </w:t>
        </w:r>
      </w:ins>
      <w:r>
        <w:rPr>
          <w:rFonts w:ascii="Calibri" w:cs="Calibri" w:eastAsia="Calibri" w:hAnsi="Calibri"/>
          <w:sz w:val="22"/>
          <w:szCs w:val="22"/>
        </w:rPr>
        <w:t xml:space="preserve">par value per share ("Common Stock"), and </w:t>
      </w:r>
      <w:del w:id="58" w:author="Rubicon Law" w:date="2026-10-08T17:26:09.524Z">
        <w:r>
          <w:rPr>
            <w:rFonts w:ascii="Calibri" w:cs="Calibri" w:eastAsia="Calibri" w:hAnsi="Calibri"/>
            <w:sz w:val="22"/>
            <w:szCs w:val="22"/>
          </w:rPr>
          <w:delText xml:space="preserve">[______] </w:delText>
        </w:r>
      </w:del>
      <w:ins w:id="59" w:author="Rubicon Law" w:date="2026-10-08T17:26:09.524Z">
        <w:r>
          <w:rPr>
            <w:rFonts w:ascii="Calibri" w:cs="Calibri" w:eastAsia="Calibri" w:hAnsi="Calibri"/>
            <w:sz w:val="22"/>
            <w:szCs w:val="22"/>
          </w:rPr>
          <w:t xml:space="preserve">[Authorized Preferred Shares] </w:t>
        </w:r>
      </w:ins>
      <w:r>
        <w:rPr>
          <w:rFonts w:ascii="Calibri" w:cs="Calibri" w:eastAsia="Calibri" w:hAnsi="Calibri"/>
          <w:sz w:val="22"/>
          <w:szCs w:val="22"/>
        </w:rPr>
        <w:t xml:space="preserve">shares of authorized Preferred Stock, </w:t>
      </w:r>
      <w:del w:id="60" w:author="Rubicon Law" w:date="2026-10-08T17:26:09.524Z">
        <w:r>
          <w:rPr>
            <w:rFonts w:ascii="Calibri" w:cs="Calibri" w:eastAsia="Calibri" w:hAnsi="Calibri"/>
            <w:sz w:val="22"/>
            <w:szCs w:val="22"/>
          </w:rPr>
          <w:delText xml:space="preserve">$[______] </w:delText>
        </w:r>
      </w:del>
      <w:ins w:id="61" w:author="Rubicon Law" w:date="2026-10-08T17:26:09.524Z">
        <w:r>
          <w:rPr>
            <w:rFonts w:ascii="Calibri" w:cs="Calibri" w:eastAsia="Calibri" w:hAnsi="Calibri"/>
            <w:sz w:val="22"/>
            <w:szCs w:val="22"/>
          </w:rPr>
          <w:t xml:space="preserve">$[0.00001] </w:t>
        </w:r>
      </w:ins>
      <w:r>
        <w:rPr>
          <w:rFonts w:ascii="Calibri" w:cs="Calibri" w:eastAsia="Calibri" w:hAnsi="Calibri"/>
          <w:sz w:val="22"/>
          <w:szCs w:val="22"/>
        </w:rPr>
        <w:t xml:space="preserve">par value per share ("Preferred Stock"), </w:t>
      </w:r>
      <w:del w:id="62" w:author="Rubicon Law" w:date="2026-10-08T17:26:09.524Z">
        <w:r>
          <w:rPr>
            <w:rFonts w:ascii="Calibri" w:cs="Calibri" w:eastAsia="Calibri" w:hAnsi="Calibri"/>
            <w:sz w:val="22"/>
            <w:szCs w:val="22"/>
          </w:rPr>
          <w:delText xml:space="preserve">[all] </w:delText>
        </w:r>
      </w:del>
      <w:ins w:id="63" w:author="Rubicon Law" w:date="2026-10-08T17:26:09.524Z">
        <w:r>
          <w:rPr>
            <w:rFonts w:ascii="Calibri" w:cs="Calibri" w:eastAsia="Calibri" w:hAnsi="Calibri"/>
            <w:sz w:val="22"/>
            <w:szCs w:val="22"/>
          </w:rPr>
          <w:t xml:space="preserve">[all </w:t>
        </w:r>
      </w:ins>
      <w:r>
        <w:rPr>
          <w:rFonts w:ascii="Calibri" w:cs="Calibri" w:eastAsia="Calibri" w:hAnsi="Calibri"/>
          <w:sz w:val="22"/>
          <w:szCs w:val="22"/>
        </w:rPr>
        <w:t xml:space="preserve">of which are </w:t>
      </w:r>
      <w:del w:id="64" w:author="Rubicon Law" w:date="2026-10-08T17:26:09.524Z">
        <w:r>
          <w:rPr>
            <w:rFonts w:ascii="Calibri" w:cs="Calibri" w:eastAsia="Calibri" w:hAnsi="Calibri"/>
            <w:sz w:val="22"/>
            <w:szCs w:val="22"/>
          </w:rPr>
          <w:delText xml:space="preserve">hereby </w:delText>
        </w:r>
      </w:del>
      <w:r>
        <w:rPr>
          <w:rFonts w:ascii="Calibri" w:cs="Calibri" w:eastAsia="Calibri" w:hAnsi="Calibri"/>
          <w:sz w:val="22"/>
          <w:szCs w:val="22"/>
        </w:rPr>
        <w:t xml:space="preserve">designated </w:t>
      </w:r>
      <w:del w:id="65" w:author="Rubicon Law" w:date="2026-10-08T17:26:09.524Z">
        <w:r>
          <w:rPr>
            <w:rFonts w:ascii="Calibri" w:cs="Calibri" w:eastAsia="Calibri" w:hAnsi="Calibri"/>
            <w:sz w:val="22"/>
            <w:szCs w:val="22"/>
          </w:rPr>
          <w:delText xml:space="preserve">as </w:delText>
        </w:r>
      </w:del>
      <w:r>
        <w:rPr>
          <w:rFonts w:ascii="Calibri" w:cs="Calibri" w:eastAsia="Calibri" w:hAnsi="Calibri"/>
          <w:sz w:val="22"/>
          <w:szCs w:val="22"/>
        </w:rPr>
        <w:t xml:space="preserve">"Series </w:t>
      </w:r>
      <w:del w:id="66" w:author="Rubicon Law" w:date="2026-10-08T17:26:09.524Z">
        <w:r>
          <w:rPr>
            <w:rFonts w:ascii="Calibri" w:cs="Calibri" w:eastAsia="Calibri" w:hAnsi="Calibri"/>
            <w:sz w:val="22"/>
            <w:szCs w:val="22"/>
          </w:rPr>
          <w:delText xml:space="preserve">A </w:delText>
        </w:r>
      </w:del>
      <w:ins w:id="67" w:author="Rubicon Law" w:date="2026-10-08T17:26:09.524Z">
        <w:r>
          <w:rPr>
            <w:rFonts w:ascii="Calibri" w:cs="Calibri" w:eastAsia="Calibri" w:hAnsi="Calibri"/>
            <w:sz w:val="22"/>
            <w:szCs w:val="22"/>
          </w:rPr>
          <w:t xml:space="preserve">Seed </w:t>
        </w:r>
      </w:ins>
      <w:r>
        <w:rPr>
          <w:rFonts w:ascii="Calibri" w:cs="Calibri" w:eastAsia="Calibri" w:hAnsi="Calibri"/>
          <w:sz w:val="22"/>
          <w:szCs w:val="22"/>
        </w:rPr>
        <w:t xml:space="preserve">Preferred </w:t>
      </w:r>
      <w:del w:id="68" w:author="Rubicon Law" w:date="2026-10-08T17:26:09.524Z">
        <w:r>
          <w:rPr>
            <w:rFonts w:ascii="Calibri" w:cs="Calibri" w:eastAsia="Calibri" w:hAnsi="Calibri"/>
            <w:sz w:val="22"/>
            <w:szCs w:val="22"/>
          </w:rPr>
          <w:delText xml:space="preserve">Stock".</w:delText>
        </w:r>
      </w:del>
      <w:ins w:id="69" w:author="Rubicon Law" w:date="2026-10-08T17:26:09.524Z">
        <w:r>
          <w:rPr>
            <w:rFonts w:ascii="Calibri" w:cs="Calibri" w:eastAsia="Calibri" w:hAnsi="Calibri"/>
            <w:sz w:val="22"/>
            <w:szCs w:val="22"/>
          </w:rPr>
          <w:t xml:space="preserve">Stock"] [of which [Series Seed Authorized Shares] shares are designated "Series Seed Preferred Stock" and [Series Seed-1 Authorized Shares] shares are designated "Series Seed-1 Preferred Stock"].</w:t>
        </w:r>
      </w:ins>
    </w:p>
    <w:p>
      <w:pPr>
        <w:spacing w:after="200"/>
      </w:pPr>
      <w:ins w:id="70" w:author="Rubicon Law" w:date="2026-10-08T17:26:09.524Z">
        <w:r>
          <w:rPr>
            <w:rFonts w:ascii="Calibri" w:cs="Calibri" w:eastAsia="Calibri" w:hAnsi="Calibri"/>
            <w:sz w:val="22"/>
            <w:szCs w:val="22"/>
          </w:rPr>
          <w:t xml:space="preserve">Each reference in this Certificate of Incorporation to a number of shares or a price per share is subject to appropriate adjustment for any stock dividend, stock split, combination, reclassification, or similar recapitalization affecting the shares in question.</w:t>
        </w:r>
      </w:ins>
    </w:p>
    <w:p>
      <w:pPr>
        <w:spacing w:after="200"/>
      </w:pPr>
      <w:r>
        <w:rPr>
          <w:rFonts w:ascii="Calibri" w:cs="Calibri" w:eastAsia="Calibri" w:hAnsi="Calibri"/>
          <w:sz w:val="22"/>
          <w:szCs w:val="22"/>
        </w:rPr>
        <w:t xml:space="preserve">The following is a statement of the designations and the powers, preferences and special rights, and the qualifications, limitations or </w:t>
      </w:r>
      <w:del w:id="71" w:author="Rubicon Law" w:date="2026-10-08T17:26:09.524Z">
        <w:r>
          <w:rPr>
            <w:rFonts w:ascii="Calibri" w:cs="Calibri" w:eastAsia="Calibri" w:hAnsi="Calibri"/>
            <w:sz w:val="22"/>
            <w:szCs w:val="22"/>
          </w:rPr>
          <w:delText xml:space="preserve">restrictions thereof in respect </w:delText>
        </w:r>
      </w:del>
      <w:ins w:id="72" w:author="Rubicon Law" w:date="2026-10-08T17:26:09.524Z">
        <w:r>
          <w:rPr>
            <w:rFonts w:ascii="Calibri" w:cs="Calibri" w:eastAsia="Calibri" w:hAnsi="Calibri"/>
            <w:sz w:val="22"/>
            <w:szCs w:val="22"/>
          </w:rPr>
          <w:t xml:space="preserve">restrictions, </w:t>
        </w:r>
      </w:ins>
      <w:r>
        <w:rPr>
          <w:rFonts w:ascii="Calibri" w:cs="Calibri" w:eastAsia="Calibri" w:hAnsi="Calibri"/>
          <w:sz w:val="22"/>
          <w:szCs w:val="22"/>
        </w:rPr>
        <w:t xml:space="preserve">of each class of capital stock of the Corporation.</w:t>
      </w:r>
    </w:p>
    <w:p>
      <w:pPr>
        <w:spacing w:after="200"/>
      </w:pPr>
      <w:r>
        <w:rPr>
          <w:rFonts w:ascii="Calibri" w:cs="Calibri" w:eastAsia="Calibri" w:hAnsi="Calibri"/>
          <w:sz w:val="22"/>
          <w:szCs w:val="22"/>
        </w:rPr>
        <w:t xml:space="preserve">A. COMMON STOCK</w:t>
      </w:r>
    </w:p>
    <w:p>
      <w:pPr>
        <w:spacing w:after="200"/>
      </w:pPr>
      <w:del w:id="73" w:author="Rubicon Law" w:date="2026-10-08T17:26:09.524Z">
        <w:r>
          <w:rPr>
            <w:rFonts w:ascii="Calibri" w:cs="Calibri" w:eastAsia="Calibri" w:hAnsi="Calibri"/>
            <w:sz w:val="22"/>
            <w:szCs w:val="22"/>
          </w:rPr>
          <w:delText xml:space="preserve">1. </w:delText>
        </w:r>
      </w:del>
      <w:ins w:id="74" w:author="Rubicon Law" w:date="2026-10-08T17:26:09.524Z">
        <w:r>
          <w:rPr>
            <w:rFonts w:ascii="Calibri" w:cs="Calibri" w:eastAsia="Calibri" w:hAnsi="Calibri"/>
            <w:sz w:val="22"/>
            <w:szCs w:val="22"/>
          </w:rPr>
          <w:t xml:space="preserve">A.1 </w:t>
        </w:r>
      </w:ins>
      <w:r>
        <w:rPr>
          <w:rFonts w:ascii="Calibri" w:cs="Calibri" w:eastAsia="Calibri" w:hAnsi="Calibri"/>
          <w:sz w:val="22"/>
          <w:szCs w:val="22"/>
        </w:rPr>
        <w:t xml:space="preserve">General. The voting, dividend and liquidation rights of the holders of the Common Stock are subject to and qualified by the powers, preferences and special rights of the holders of the Preferred Stock set forth </w:t>
      </w:r>
      <w:del w:id="75" w:author="Rubicon Law" w:date="2026-10-08T17:26:09.524Z">
        <w:r>
          <w:rPr>
            <w:rFonts w:ascii="Calibri" w:cs="Calibri" w:eastAsia="Calibri" w:hAnsi="Calibri"/>
            <w:sz w:val="22"/>
            <w:szCs w:val="22"/>
          </w:rPr>
          <w:delText xml:space="preserve">herein.</w:delText>
        </w:r>
      </w:del>
      <w:ins w:id="76" w:author="Rubicon Law" w:date="2026-10-08T17:26:09.524Z">
        <w:r>
          <w:rPr>
            <w:rFonts w:ascii="Calibri" w:cs="Calibri" w:eastAsia="Calibri" w:hAnsi="Calibri"/>
            <w:sz w:val="22"/>
            <w:szCs w:val="22"/>
          </w:rPr>
          <w:t xml:space="preserve">in this Certificate of Incorporation.</w:t>
        </w:r>
      </w:ins>
    </w:p>
    <w:p>
      <w:pPr>
        <w:spacing w:after="200"/>
      </w:pPr>
      <w:del w:id="77" w:author="Rubicon Law" w:date="2026-10-08T17:26:09.524Z">
        <w:r>
          <w:rPr>
            <w:rFonts w:ascii="Calibri" w:cs="Calibri" w:eastAsia="Calibri" w:hAnsi="Calibri"/>
            <w:sz w:val="22"/>
            <w:szCs w:val="22"/>
          </w:rPr>
          <w:delText xml:space="preserve">2. </w:delText>
        </w:r>
      </w:del>
      <w:ins w:id="78" w:author="Rubicon Law" w:date="2026-10-08T17:26:09.524Z">
        <w:r>
          <w:rPr>
            <w:rFonts w:ascii="Calibri" w:cs="Calibri" w:eastAsia="Calibri" w:hAnsi="Calibri"/>
            <w:sz w:val="22"/>
            <w:szCs w:val="22"/>
          </w:rPr>
          <w:t xml:space="preserve">A.2 </w:t>
        </w:r>
      </w:ins>
      <w:r>
        <w:rPr>
          <w:rFonts w:ascii="Calibri" w:cs="Calibri" w:eastAsia="Calibri" w:hAnsi="Calibri"/>
          <w:sz w:val="22"/>
          <w:szCs w:val="22"/>
        </w:rPr>
        <w:t xml:space="preserve">Voting. Except as otherwise provided </w:t>
      </w:r>
      <w:del w:id="79" w:author="Rubicon Law" w:date="2026-10-08T17:26:09.524Z">
        <w:r>
          <w:rPr>
            <w:rFonts w:ascii="Calibri" w:cs="Calibri" w:eastAsia="Calibri" w:hAnsi="Calibri"/>
            <w:sz w:val="22"/>
            <w:szCs w:val="22"/>
          </w:rPr>
          <w:delText xml:space="preserve">herein </w:delText>
        </w:r>
      </w:del>
      <w:ins w:id="80" w:author="Rubicon Law" w:date="2026-10-08T17:26:09.524Z">
        <w:r>
          <w:rPr>
            <w:rFonts w:ascii="Calibri" w:cs="Calibri" w:eastAsia="Calibri" w:hAnsi="Calibri"/>
            <w:sz w:val="22"/>
            <w:szCs w:val="22"/>
          </w:rPr>
          <w:t xml:space="preserve">in this Certificate of Incorporation </w:t>
        </w:r>
      </w:ins>
      <w:r>
        <w:rPr>
          <w:rFonts w:ascii="Calibri" w:cs="Calibri" w:eastAsia="Calibri" w:hAnsi="Calibri"/>
          <w:sz w:val="22"/>
          <w:szCs w:val="22"/>
        </w:rPr>
        <w:t xml:space="preserve">or by applicable law, the holders of the Common Stock </w:t>
      </w:r>
      <w:del w:id="81" w:author="Rubicon Law" w:date="2026-10-08T17:26:09.524Z">
        <w:r>
          <w:rPr>
            <w:rFonts w:ascii="Calibri" w:cs="Calibri" w:eastAsia="Calibri" w:hAnsi="Calibri"/>
            <w:sz w:val="22"/>
            <w:szCs w:val="22"/>
          </w:rPr>
          <w:delText xml:space="preserve">shall be </w:delText>
        </w:r>
      </w:del>
      <w:ins w:id="82"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entitled to one vote for each share of Common Stock held as of the applicable record date </w:t>
      </w:r>
      <w:del w:id="83" w:author="Rubicon Law" w:date="2026-10-08T17:26:09.524Z">
        <w:r>
          <w:rPr>
            <w:rFonts w:ascii="Calibri" w:cs="Calibri" w:eastAsia="Calibri" w:hAnsi="Calibri"/>
            <w:sz w:val="22"/>
            <w:szCs w:val="22"/>
          </w:rPr>
          <w:delText xml:space="preserve">for </w:delText>
        </w:r>
      </w:del>
      <w:ins w:id="84" w:author="Rubicon Law" w:date="2026-10-08T17:26:09.524Z">
        <w:r>
          <w:rPr>
            <w:rFonts w:ascii="Calibri" w:cs="Calibri" w:eastAsia="Calibri" w:hAnsi="Calibri"/>
            <w:sz w:val="22"/>
            <w:szCs w:val="22"/>
          </w:rPr>
          <w:t xml:space="preserve">on </w:t>
        </w:r>
      </w:ins>
      <w:r>
        <w:rPr>
          <w:rFonts w:ascii="Calibri" w:cs="Calibri" w:eastAsia="Calibri" w:hAnsi="Calibri"/>
          <w:sz w:val="22"/>
          <w:szCs w:val="22"/>
        </w:rPr>
        <w:t xml:space="preserve">each </w:t>
      </w:r>
      <w:del w:id="85" w:author="Rubicon Law" w:date="2026-10-08T17:26:09.524Z">
        <w:r>
          <w:rPr>
            <w:rFonts w:ascii="Calibri" w:cs="Calibri" w:eastAsia="Calibri" w:hAnsi="Calibri"/>
            <w:sz w:val="22"/>
            <w:szCs w:val="22"/>
          </w:rPr>
          <w:delText xml:space="preserve">meeting </w:delText>
        </w:r>
      </w:del>
      <w:ins w:id="86" w:author="Rubicon Law" w:date="2026-10-08T17:26:09.524Z">
        <w:r>
          <w:rPr>
            <w:rFonts w:ascii="Calibri" w:cs="Calibri" w:eastAsia="Calibri" w:hAnsi="Calibri"/>
            <w:sz w:val="22"/>
            <w:szCs w:val="22"/>
          </w:rPr>
          <w:t xml:space="preserve">matter submitted to a vote </w:t>
        </w:r>
      </w:ins>
      <w:r>
        <w:rPr>
          <w:rFonts w:ascii="Calibri" w:cs="Calibri" w:eastAsia="Calibri" w:hAnsi="Calibri"/>
          <w:sz w:val="22"/>
          <w:szCs w:val="22"/>
        </w:rPr>
        <w:t xml:space="preserve">of stockholders </w:t>
      </w:r>
      <w:del w:id="87" w:author="Rubicon Law" w:date="2026-10-08T17:26:09.524Z">
        <w:r>
          <w:rPr>
            <w:rFonts w:ascii="Calibri" w:cs="Calibri" w:eastAsia="Calibri" w:hAnsi="Calibri"/>
            <w:sz w:val="22"/>
            <w:szCs w:val="22"/>
          </w:rPr>
          <w:delText xml:space="preserve">(and </w:delText>
        </w:r>
      </w:del>
      <w:ins w:id="88" w:author="Rubicon Law" w:date="2026-10-08T17:26:09.524Z">
        <w:r>
          <w:rPr>
            <w:rFonts w:ascii="Calibri" w:cs="Calibri" w:eastAsia="Calibri" w:hAnsi="Calibri"/>
            <w:sz w:val="22"/>
            <w:szCs w:val="22"/>
          </w:rPr>
          <w:t xml:space="preserve">(including </w:t>
        </w:r>
      </w:ins>
      <w:r>
        <w:rPr>
          <w:rFonts w:ascii="Calibri" w:cs="Calibri" w:eastAsia="Calibri" w:hAnsi="Calibri"/>
          <w:sz w:val="22"/>
          <w:szCs w:val="22"/>
        </w:rPr>
        <w:t xml:space="preserve">written actions in lieu of meetings); </w:t>
      </w:r>
      <w:del w:id="89" w:author="Rubicon Law" w:date="2026-10-08T17:26:09.524Z">
        <w:r>
          <w:rPr>
            <w:rFonts w:ascii="Calibri" w:cs="Calibri" w:eastAsia="Calibri" w:hAnsi="Calibri"/>
            <w:sz w:val="22"/>
            <w:szCs w:val="22"/>
          </w:rPr>
          <w:delText xml:space="preserve">[provided, however, </w:delText>
        </w:r>
      </w:del>
      <w:ins w:id="90" w:author="Rubicon Law" w:date="2026-10-08T17:26:09.524Z">
        <w:r>
          <w:rPr>
            <w:rFonts w:ascii="Calibri" w:cs="Calibri" w:eastAsia="Calibri" w:hAnsi="Calibri"/>
            <w:sz w:val="22"/>
            <w:szCs w:val="22"/>
          </w:rPr>
          <w:t xml:space="preserve">provided </w:t>
        </w:r>
      </w:ins>
      <w:r>
        <w:rPr>
          <w:rFonts w:ascii="Calibri" w:cs="Calibri" w:eastAsia="Calibri" w:hAnsi="Calibri"/>
          <w:sz w:val="22"/>
          <w:szCs w:val="22"/>
        </w:rPr>
        <w:t xml:space="preserve">that, except as otherwise required by law, holders of Common Stock, as such, </w:t>
      </w:r>
      <w:del w:id="91" w:author="Rubicon Law" w:date="2026-10-08T17:26:09.524Z">
        <w:r>
          <w:rPr>
            <w:rFonts w:ascii="Calibri" w:cs="Calibri" w:eastAsia="Calibri" w:hAnsi="Calibri"/>
            <w:sz w:val="22"/>
            <w:szCs w:val="22"/>
          </w:rPr>
          <w:delText xml:space="preserve">shall </w:delText>
        </w:r>
      </w:del>
      <w:ins w:id="92"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not </w:t>
      </w:r>
      <w:del w:id="93" w:author="Rubicon Law" w:date="2026-10-08T17:26:09.524Z">
        <w:r>
          <w:rPr>
            <w:rFonts w:ascii="Calibri" w:cs="Calibri" w:eastAsia="Calibri" w:hAnsi="Calibri"/>
            <w:sz w:val="22"/>
            <w:szCs w:val="22"/>
          </w:rPr>
          <w:delText xml:space="preserve">be </w:delText>
        </w:r>
      </w:del>
      <w:r>
        <w:rPr>
          <w:rFonts w:ascii="Calibri" w:cs="Calibri" w:eastAsia="Calibri" w:hAnsi="Calibri"/>
          <w:sz w:val="22"/>
          <w:szCs w:val="22"/>
        </w:rPr>
        <w:t xml:space="preserve">entitled to vote on any amendment to this </w:t>
      </w:r>
      <w:del w:id="94" w:author="Rubicon Law" w:date="2026-10-08T17:26:09.524Z">
        <w:r>
          <w:rPr>
            <w:rFonts w:ascii="Calibri" w:cs="Calibri" w:eastAsia="Calibri" w:hAnsi="Calibri"/>
            <w:sz w:val="22"/>
            <w:szCs w:val="22"/>
          </w:rPr>
          <w:delText xml:space="preserve">Amended and Restated </w:delText>
        </w:r>
      </w:del>
      <w:r>
        <w:rPr>
          <w:rFonts w:ascii="Calibri" w:cs="Calibri" w:eastAsia="Calibri" w:hAnsi="Calibri"/>
          <w:sz w:val="22"/>
          <w:szCs w:val="22"/>
        </w:rPr>
        <w:t xml:space="preserve">Certificate of Incorporation </w:t>
      </w:r>
      <w:del w:id="95" w:author="Rubicon Law" w:date="2026-10-08T17:26:09.524Z">
        <w:r>
          <w:rPr>
            <w:rFonts w:ascii="Calibri" w:cs="Calibri" w:eastAsia="Calibri" w:hAnsi="Calibri"/>
            <w:sz w:val="22"/>
            <w:szCs w:val="22"/>
          </w:rPr>
          <w:delText xml:space="preserve">(this "Certificate of Incorporation") </w:delText>
        </w:r>
      </w:del>
      <w:r>
        <w:rPr>
          <w:rFonts w:ascii="Calibri" w:cs="Calibri" w:eastAsia="Calibri" w:hAnsi="Calibri"/>
          <w:sz w:val="22"/>
          <w:szCs w:val="22"/>
        </w:rPr>
        <w:t xml:space="preserve">that relates solely to the terms of one or more outstanding series of Preferred Stock if the holders of </w:t>
      </w:r>
      <w:del w:id="96" w:author="Rubicon Law" w:date="2026-10-08T17:26:09.524Z">
        <w:r>
          <w:rPr>
            <w:rFonts w:ascii="Calibri" w:cs="Calibri" w:eastAsia="Calibri" w:hAnsi="Calibri"/>
            <w:sz w:val="22"/>
            <w:szCs w:val="22"/>
          </w:rPr>
          <w:delText xml:space="preserve">such </w:delText>
        </w:r>
      </w:del>
      <w:ins w:id="9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affected series are entitled, either separately or together with the holders of one or more other </w:t>
      </w:r>
      <w:del w:id="98"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series, to vote </w:t>
      </w:r>
      <w:del w:id="99" w:author="Rubicon Law" w:date="2026-10-08T17:26:09.524Z">
        <w:r>
          <w:rPr>
            <w:rFonts w:ascii="Calibri" w:cs="Calibri" w:eastAsia="Calibri" w:hAnsi="Calibri"/>
            <w:sz w:val="22"/>
            <w:szCs w:val="22"/>
          </w:rPr>
          <w:delText xml:space="preserve">thereon pursuant to </w:delText>
        </w:r>
      </w:del>
      <w:ins w:id="100" w:author="Rubicon Law" w:date="2026-10-08T17:26:09.524Z">
        <w:r>
          <w:rPr>
            <w:rFonts w:ascii="Calibri" w:cs="Calibri" w:eastAsia="Calibri" w:hAnsi="Calibri"/>
            <w:sz w:val="22"/>
            <w:szCs w:val="22"/>
          </w:rPr>
          <w:t xml:space="preserve">on that amendment under </w:t>
        </w:r>
      </w:ins>
      <w:r>
        <w:rPr>
          <w:rFonts w:ascii="Calibri" w:cs="Calibri" w:eastAsia="Calibri" w:hAnsi="Calibri"/>
          <w:sz w:val="22"/>
          <w:szCs w:val="22"/>
        </w:rPr>
        <w:t xml:space="preserve">this Certificate of Incorporation or </w:t>
      </w:r>
      <w:del w:id="101" w:author="Rubicon Law" w:date="2026-10-08T17:26:09.524Z">
        <w:r>
          <w:rPr>
            <w:rFonts w:ascii="Calibri" w:cs="Calibri" w:eastAsia="Calibri" w:hAnsi="Calibri"/>
            <w:sz w:val="22"/>
            <w:szCs w:val="22"/>
          </w:rPr>
          <w:delText xml:space="preserve">pursuant to </w:delText>
        </w:r>
      </w:del>
      <w:r>
        <w:rPr>
          <w:rFonts w:ascii="Calibri" w:cs="Calibri" w:eastAsia="Calibri" w:hAnsi="Calibri"/>
          <w:sz w:val="22"/>
          <w:szCs w:val="22"/>
        </w:rPr>
        <w:t xml:space="preserve">the General Corporation </w:t>
      </w:r>
      <w:del w:id="102" w:author="Rubicon Law" w:date="2026-10-08T17:26:09.524Z">
        <w:r>
          <w:rPr>
            <w:rFonts w:ascii="Calibri" w:cs="Calibri" w:eastAsia="Calibri" w:hAnsi="Calibri"/>
            <w:sz w:val="22"/>
            <w:szCs w:val="22"/>
          </w:rPr>
          <w:delText xml:space="preserve">Law]. [There shall be </w:delText>
        </w:r>
      </w:del>
      <w:ins w:id="103" w:author="Rubicon Law" w:date="2026-10-08T17:26:09.524Z">
        <w:r>
          <w:rPr>
            <w:rFonts w:ascii="Calibri" w:cs="Calibri" w:eastAsia="Calibri" w:hAnsi="Calibri"/>
            <w:sz w:val="22"/>
            <w:szCs w:val="22"/>
          </w:rPr>
          <w:t xml:space="preserve">Law. There is </w:t>
        </w:r>
      </w:ins>
      <w:r>
        <w:rPr>
          <w:rFonts w:ascii="Calibri" w:cs="Calibri" w:eastAsia="Calibri" w:hAnsi="Calibri"/>
          <w:sz w:val="22"/>
          <w:szCs w:val="22"/>
        </w:rPr>
        <w:t xml:space="preserve">no cumulative </w:t>
      </w:r>
      <w:del w:id="104" w:author="Rubicon Law" w:date="2026-10-08T17:26:09.524Z">
        <w:r>
          <w:rPr>
            <w:rFonts w:ascii="Calibri" w:cs="Calibri" w:eastAsia="Calibri" w:hAnsi="Calibri"/>
            <w:sz w:val="22"/>
            <w:szCs w:val="22"/>
          </w:rPr>
          <w:delText xml:space="preserve">voting.] [The </w:delText>
        </w:r>
      </w:del>
      <w:ins w:id="105" w:author="Rubicon Law" w:date="2026-10-08T17:26:09.524Z">
        <w:r>
          <w:rPr>
            <w:rFonts w:ascii="Calibri" w:cs="Calibri" w:eastAsia="Calibri" w:hAnsi="Calibri"/>
            <w:sz w:val="22"/>
            <w:szCs w:val="22"/>
          </w:rPr>
          <w:t xml:space="preserve">voting. The </w:t>
        </w:r>
      </w:ins>
      <w:r>
        <w:rPr>
          <w:rFonts w:ascii="Calibri" w:cs="Calibri" w:eastAsia="Calibri" w:hAnsi="Calibri"/>
          <w:sz w:val="22"/>
          <w:szCs w:val="22"/>
        </w:rPr>
        <w:t xml:space="preserve">number of authorized shares of Common Stock may be increased or decreased (but not below the number of shares </w:t>
      </w:r>
      <w:del w:id="106" w:author="Rubicon Law" w:date="2026-10-08T17:26:09.524Z">
        <w:r>
          <w:rPr>
            <w:rFonts w:ascii="Calibri" w:cs="Calibri" w:eastAsia="Calibri" w:hAnsi="Calibri"/>
            <w:sz w:val="22"/>
            <w:szCs w:val="22"/>
          </w:rPr>
          <w:delText xml:space="preserve">thereof </w:delText>
        </w:r>
      </w:del>
      <w:r>
        <w:rPr>
          <w:rFonts w:ascii="Calibri" w:cs="Calibri" w:eastAsia="Calibri" w:hAnsi="Calibri"/>
          <w:sz w:val="22"/>
          <w:szCs w:val="22"/>
        </w:rPr>
        <w:t xml:space="preserve">then outstanding) by (in addition to any vote of the holders of one or more series of Preferred Stock that may be required by </w:t>
      </w:r>
      <w:del w:id="107" w:author="Rubicon Law" w:date="2026-10-08T17:26:09.524Z">
        <w:r>
          <w:rPr>
            <w:rFonts w:ascii="Calibri" w:cs="Calibri" w:eastAsia="Calibri" w:hAnsi="Calibri"/>
            <w:sz w:val="22"/>
            <w:szCs w:val="22"/>
          </w:rPr>
          <w:delText xml:space="preserve">the terms of </w:delText>
        </w:r>
      </w:del>
      <w:r>
        <w:rPr>
          <w:rFonts w:ascii="Calibri" w:cs="Calibri" w:eastAsia="Calibri" w:hAnsi="Calibri"/>
          <w:sz w:val="22"/>
          <w:szCs w:val="22"/>
        </w:rPr>
        <w:t xml:space="preserve">this Certificate of Incorporation) the affirmative vote of the holders of shares of capital stock of the Corporation representing a majority of the votes represented by all outstanding shares of capital stock of the Corporation entitled to vote, irrespective of </w:t>
      </w:r>
      <w:del w:id="108" w:author="Rubicon Law" w:date="2026-10-08T17:26:09.524Z">
        <w:r>
          <w:rPr>
            <w:rFonts w:ascii="Calibri" w:cs="Calibri" w:eastAsia="Calibri" w:hAnsi="Calibri"/>
            <w:sz w:val="22"/>
            <w:szCs w:val="22"/>
          </w:rPr>
          <w:delText xml:space="preserve">the provisions of </w:delText>
        </w:r>
      </w:del>
      <w:r>
        <w:rPr>
          <w:rFonts w:ascii="Calibri" w:cs="Calibri" w:eastAsia="Calibri" w:hAnsi="Calibri"/>
          <w:sz w:val="22"/>
          <w:szCs w:val="22"/>
        </w:rPr>
        <w:t xml:space="preserve">Section 242(b)(2) of the General Corporation </w:t>
      </w:r>
      <w:del w:id="109" w:author="Rubicon Law" w:date="2026-10-08T17:26:09.524Z">
        <w:r>
          <w:rPr>
            <w:rFonts w:ascii="Calibri" w:cs="Calibri" w:eastAsia="Calibri" w:hAnsi="Calibri"/>
            <w:sz w:val="22"/>
            <w:szCs w:val="22"/>
          </w:rPr>
          <w:delText xml:space="preserve">Law.]</w:delText>
        </w:r>
      </w:del>
      <w:ins w:id="110" w:author="Rubicon Law" w:date="2026-10-08T17:26:09.524Z">
        <w:r>
          <w:rPr>
            <w:rFonts w:ascii="Calibri" w:cs="Calibri" w:eastAsia="Calibri" w:hAnsi="Calibri"/>
            <w:sz w:val="22"/>
            <w:szCs w:val="22"/>
          </w:rPr>
          <w:t xml:space="preserve">Law.</w:t>
        </w:r>
      </w:ins>
    </w:p>
    <w:p>
      <w:pPr>
        <w:spacing w:after="200"/>
      </w:pPr>
      <w:r>
        <w:rPr>
          <w:rFonts w:ascii="Calibri" w:cs="Calibri" w:eastAsia="Calibri" w:hAnsi="Calibri"/>
          <w:sz w:val="22"/>
          <w:szCs w:val="22"/>
        </w:rPr>
        <w:t xml:space="preserve">B. PREFERRED STOCK</w:t>
      </w:r>
    </w:p>
    <w:p>
      <w:pPr>
        <w:spacing w:after="200"/>
      </w:pPr>
      <w:r>
        <w:rPr>
          <w:rFonts w:ascii="Calibri" w:cs="Calibri" w:eastAsia="Calibri" w:hAnsi="Calibri"/>
          <w:sz w:val="22"/>
          <w:szCs w:val="22"/>
        </w:rPr>
        <w:t xml:space="preserve">The shares of </w:t>
      </w:r>
      <w:del w:id="111" w:author="Rubicon Law" w:date="2026-10-08T17:26:09.524Z">
        <w:r>
          <w:rPr>
            <w:rFonts w:ascii="Calibri" w:cs="Calibri" w:eastAsia="Calibri" w:hAnsi="Calibri"/>
            <w:sz w:val="22"/>
            <w:szCs w:val="22"/>
          </w:rPr>
          <w:delText xml:space="preserve">the </w:delText>
        </w:r>
      </w:del>
      <w:r>
        <w:rPr>
          <w:rFonts w:ascii="Calibri" w:cs="Calibri" w:eastAsia="Calibri" w:hAnsi="Calibri"/>
          <w:sz w:val="22"/>
          <w:szCs w:val="22"/>
        </w:rPr>
        <w:t xml:space="preserve">Preferred Stock </w:t>
      </w:r>
      <w:del w:id="112"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have the powers, preferences and special rights set forth in this Part B of this Article Fourth. Unless otherwise indicated, references to </w:t>
      </w:r>
      <w:del w:id="113" w:author="Rubicon Law" w:date="2026-10-08T17:26:09.524Z">
        <w:r>
          <w:rPr>
            <w:rFonts w:ascii="Calibri" w:cs="Calibri" w:eastAsia="Calibri" w:hAnsi="Calibri"/>
            <w:sz w:val="22"/>
            <w:szCs w:val="22"/>
          </w:rPr>
          <w:delText xml:space="preserve">"sections" or </w:delText>
        </w:r>
      </w:del>
      <w:r>
        <w:rPr>
          <w:rFonts w:ascii="Calibri" w:cs="Calibri" w:eastAsia="Calibri" w:hAnsi="Calibri"/>
          <w:sz w:val="22"/>
          <w:szCs w:val="22"/>
        </w:rPr>
        <w:t xml:space="preserve">"Sections" in this Part B </w:t>
      </w:r>
      <w:del w:id="114" w:author="Rubicon Law" w:date="2026-10-08T17:26:09.524Z">
        <w:r>
          <w:rPr>
            <w:rFonts w:ascii="Calibri" w:cs="Calibri" w:eastAsia="Calibri" w:hAnsi="Calibri"/>
            <w:sz w:val="22"/>
            <w:szCs w:val="22"/>
          </w:rPr>
          <w:delText xml:space="preserve">of this Article Fourth </w:delText>
        </w:r>
      </w:del>
      <w:r>
        <w:rPr>
          <w:rFonts w:ascii="Calibri" w:cs="Calibri" w:eastAsia="Calibri" w:hAnsi="Calibri"/>
          <w:sz w:val="22"/>
          <w:szCs w:val="22"/>
        </w:rPr>
        <w:t xml:space="preserve">refer to sections of </w:t>
      </w:r>
      <w:ins w:id="115" w:author="Rubicon Law" w:date="2026-10-08T17:26:09.524Z">
        <w:r>
          <w:rPr>
            <w:rFonts w:ascii="Calibri" w:cs="Calibri" w:eastAsia="Calibri" w:hAnsi="Calibri"/>
            <w:sz w:val="22"/>
            <w:szCs w:val="22"/>
          </w:rPr>
          <w:t xml:space="preserve">this </w:t>
        </w:r>
      </w:ins>
      <w:r>
        <w:rPr>
          <w:rFonts w:ascii="Calibri" w:cs="Calibri" w:eastAsia="Calibri" w:hAnsi="Calibri"/>
          <w:sz w:val="22"/>
          <w:szCs w:val="22"/>
        </w:rPr>
        <w:t xml:space="preserve">Part </w:t>
      </w:r>
      <w:del w:id="116" w:author="Rubicon Law" w:date="2026-10-08T17:26:09.524Z">
        <w:r>
          <w:rPr>
            <w:rFonts w:ascii="Calibri" w:cs="Calibri" w:eastAsia="Calibri" w:hAnsi="Calibri"/>
            <w:sz w:val="22"/>
            <w:szCs w:val="22"/>
          </w:rPr>
          <w:delText xml:space="preserve">B of this Article Fourth. </w:delText>
        </w:r>
      </w:del>
      <w:ins w:id="117"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References to "Preferred Stock" mean the Series </w:t>
      </w:r>
      <w:del w:id="118" w:author="Rubicon Law" w:date="2026-10-08T17:26:09.524Z">
        <w:r>
          <w:rPr>
            <w:rFonts w:ascii="Calibri" w:cs="Calibri" w:eastAsia="Calibri" w:hAnsi="Calibri"/>
            <w:sz w:val="22"/>
            <w:szCs w:val="22"/>
          </w:rPr>
          <w:delText xml:space="preserve">A </w:delText>
        </w:r>
      </w:del>
      <w:ins w:id="119" w:author="Rubicon Law" w:date="2026-10-08T17:26:09.524Z">
        <w:r>
          <w:rPr>
            <w:rFonts w:ascii="Calibri" w:cs="Calibri" w:eastAsia="Calibri" w:hAnsi="Calibri"/>
            <w:sz w:val="22"/>
            <w:szCs w:val="22"/>
          </w:rPr>
          <w:t xml:space="preserve">Seed </w:t>
        </w:r>
      </w:ins>
      <w:r>
        <w:rPr>
          <w:rFonts w:ascii="Calibri" w:cs="Calibri" w:eastAsia="Calibri" w:hAnsi="Calibri"/>
          <w:sz w:val="22"/>
          <w:szCs w:val="22"/>
        </w:rPr>
        <w:t xml:space="preserve">Preferred </w:t>
      </w:r>
      <w:del w:id="120" w:author="Rubicon Law" w:date="2026-10-08T17:26:09.524Z">
        <w:r>
          <w:rPr>
            <w:rFonts w:ascii="Calibri" w:cs="Calibri" w:eastAsia="Calibri" w:hAnsi="Calibri"/>
            <w:sz w:val="22"/>
            <w:szCs w:val="22"/>
          </w:rPr>
          <w:delText xml:space="preserve">Stock.</w:delText>
        </w:r>
      </w:del>
      <w:ins w:id="121" w:author="Rubicon Law" w:date="2026-10-08T17:26:09.524Z">
        <w:r>
          <w:rPr>
            <w:rFonts w:ascii="Calibri" w:cs="Calibri" w:eastAsia="Calibri" w:hAnsi="Calibri"/>
            <w:sz w:val="22"/>
            <w:szCs w:val="22"/>
          </w:rPr>
          <w:t xml:space="preserve">Stock [and the Series Seed-1 Preferred Stock. The Series Seed Preferred Stock and the Series Seed-1 Preferred Stock are separate series of Preferred Stock that have identical powers, preferences and special rights, except for their respective Original Issue Prices and Conversion Prices, and that vote together as a single class on all matters on which the holders of Preferred Stock are entitled to vote].</w:t>
        </w:r>
      </w:ins>
    </w:p>
    <w:p>
      <w:pPr>
        <w:spacing w:after="200"/>
      </w:pPr>
      <w:del w:id="122" w:author="Rubicon Law" w:date="2026-10-08T17:26:09.524Z">
        <w:r>
          <w:rPr>
            <w:rFonts w:ascii="Calibri" w:cs="Calibri" w:eastAsia="Calibri" w:hAnsi="Calibri"/>
            <w:sz w:val="22"/>
            <w:szCs w:val="22"/>
          </w:rPr>
          <w:delText xml:space="preserve">1. Dividends.</w:delText>
        </w:r>
      </w:del>
    </w:p>
    <w:p>
      <w:pPr>
        <w:spacing w:after="200"/>
      </w:pPr>
      <w:ins w:id="123" w:author="Rubicon Law" w:date="2026-10-08T17:26:09.524Z">
        <w:r>
          <w:rPr>
            <w:rFonts w:ascii="Calibri" w:cs="Calibri" w:eastAsia="Calibri" w:hAnsi="Calibri"/>
            <w:sz w:val="22"/>
            <w:szCs w:val="22"/>
          </w:rPr>
          <w:t xml:space="preserve">1. Dividends. </w:t>
        </w:r>
      </w:ins>
      <w:r>
        <w:rPr>
          <w:rFonts w:ascii="Calibri" w:cs="Calibri" w:eastAsia="Calibri" w:hAnsi="Calibri"/>
          <w:sz w:val="22"/>
          <w:szCs w:val="22"/>
        </w:rPr>
        <w:t xml:space="preserve">The Corporation shall not declare, pay or set aside any </w:t>
      </w:r>
      <w:del w:id="124" w:author="Rubicon Law" w:date="2026-10-08T17:26:09.524Z">
        <w:r>
          <w:rPr>
            <w:rFonts w:ascii="Calibri" w:cs="Calibri" w:eastAsia="Calibri" w:hAnsi="Calibri"/>
            <w:sz w:val="22"/>
            <w:szCs w:val="22"/>
          </w:rPr>
          <w:delText xml:space="preserve">dividends </w:delText>
        </w:r>
      </w:del>
      <w:ins w:id="125" w:author="Rubicon Law" w:date="2026-10-08T17:26:09.524Z">
        <w:r>
          <w:rPr>
            <w:rFonts w:ascii="Calibri" w:cs="Calibri" w:eastAsia="Calibri" w:hAnsi="Calibri"/>
            <w:sz w:val="22"/>
            <w:szCs w:val="22"/>
          </w:rPr>
          <w:t xml:space="preserve">dividend </w:t>
        </w:r>
      </w:ins>
      <w:r>
        <w:rPr>
          <w:rFonts w:ascii="Calibri" w:cs="Calibri" w:eastAsia="Calibri" w:hAnsi="Calibri"/>
          <w:sz w:val="22"/>
          <w:szCs w:val="22"/>
        </w:rPr>
        <w:t xml:space="preserve">on shares of any other class or series of capital stock of the Corporation (other than dividends on shares of Common Stock payable in shares of Common Stock) unless (in addition to </w:t>
      </w:r>
      <w:del w:id="126" w:author="Rubicon Law" w:date="2026-10-08T17:26:09.524Z">
        <w:r>
          <w:rPr>
            <w:rFonts w:ascii="Calibri" w:cs="Calibri" w:eastAsia="Calibri" w:hAnsi="Calibri"/>
            <w:sz w:val="22"/>
            <w:szCs w:val="22"/>
          </w:rPr>
          <w:delText xml:space="preserve">the </w:delText>
        </w:r>
      </w:del>
      <w:r>
        <w:rPr>
          <w:rFonts w:ascii="Calibri" w:cs="Calibri" w:eastAsia="Calibri" w:hAnsi="Calibri"/>
          <w:sz w:val="22"/>
          <w:szCs w:val="22"/>
        </w:rPr>
        <w:t xml:space="preserve">obtaining </w:t>
      </w:r>
      <w:del w:id="127" w:author="Rubicon Law" w:date="2026-10-08T17:26:09.524Z">
        <w:r>
          <w:rPr>
            <w:rFonts w:ascii="Calibri" w:cs="Calibri" w:eastAsia="Calibri" w:hAnsi="Calibri"/>
            <w:sz w:val="22"/>
            <w:szCs w:val="22"/>
          </w:rPr>
          <w:delText xml:space="preserve">of </w:delText>
        </w:r>
      </w:del>
      <w:r>
        <w:rPr>
          <w:rFonts w:ascii="Calibri" w:cs="Calibri" w:eastAsia="Calibri" w:hAnsi="Calibri"/>
          <w:sz w:val="22"/>
          <w:szCs w:val="22"/>
        </w:rPr>
        <w:t xml:space="preserve">any consents required elsewhere in this Certificate of Incorporation) the holders of the Preferred Stock then outstanding </w:t>
      </w:r>
      <w:del w:id="128"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first receive, or simultaneously receive, a dividend on each outstanding share of Preferred Stock in an amount at least equal to </w:t>
      </w:r>
      <w:del w:id="129" w:author="Rubicon Law" w:date="2026-10-08T17:26:09.524Z">
        <w:r>
          <w:rPr>
            <w:rFonts w:ascii="Calibri" w:cs="Calibri" w:eastAsia="Calibri" w:hAnsi="Calibri"/>
            <w:sz w:val="22"/>
            <w:szCs w:val="22"/>
          </w:rPr>
          <w:delText xml:space="preserve">(i) </w:delText>
        </w:r>
      </w:del>
      <w:ins w:id="130"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in the case of a dividend on Common </w:t>
      </w:r>
      <w:del w:id="131" w:author="Rubicon Law" w:date="2026-10-08T17:26:09.524Z">
        <w:r>
          <w:rPr>
            <w:rFonts w:ascii="Calibri" w:cs="Calibri" w:eastAsia="Calibri" w:hAnsi="Calibri"/>
            <w:sz w:val="22"/>
            <w:szCs w:val="22"/>
          </w:rPr>
          <w:delText xml:space="preserve">Stock, the product of (A) the dividend declared, paid </w:delText>
        </w:r>
      </w:del>
      <w:ins w:id="132" w:author="Rubicon Law" w:date="2026-10-08T17:26:09.524Z">
        <w:r>
          <w:rPr>
            <w:rFonts w:ascii="Calibri" w:cs="Calibri" w:eastAsia="Calibri" w:hAnsi="Calibri"/>
            <w:sz w:val="22"/>
            <w:szCs w:val="22"/>
          </w:rPr>
          <w:t xml:space="preserve">Stock </w:t>
        </w:r>
      </w:ins>
      <w:r>
        <w:rPr>
          <w:rFonts w:ascii="Calibri" w:cs="Calibri" w:eastAsia="Calibri" w:hAnsi="Calibri"/>
          <w:sz w:val="22"/>
          <w:szCs w:val="22"/>
        </w:rPr>
        <w:t xml:space="preserve">or </w:t>
      </w:r>
      <w:del w:id="133" w:author="Rubicon Law" w:date="2026-10-08T17:26:09.524Z">
        <w:r>
          <w:rPr>
            <w:rFonts w:ascii="Calibri" w:cs="Calibri" w:eastAsia="Calibri" w:hAnsi="Calibri"/>
            <w:sz w:val="22"/>
            <w:szCs w:val="22"/>
          </w:rPr>
          <w:delText xml:space="preserve">set aside </w:delText>
        </w:r>
      </w:del>
      <w:r>
        <w:rPr>
          <w:rFonts w:ascii="Calibri" w:cs="Calibri" w:eastAsia="Calibri" w:hAnsi="Calibri"/>
          <w:sz w:val="22"/>
          <w:szCs w:val="22"/>
        </w:rPr>
        <w:t xml:space="preserve">on </w:t>
      </w:r>
      <w:del w:id="134" w:author="Rubicon Law" w:date="2026-10-08T17:26:09.524Z">
        <w:r>
          <w:rPr>
            <w:rFonts w:ascii="Calibri" w:cs="Calibri" w:eastAsia="Calibri" w:hAnsi="Calibri"/>
            <w:sz w:val="22"/>
            <w:szCs w:val="22"/>
          </w:rPr>
          <w:delText xml:space="preserve">such Common Stock and (B) the number of shares of Common Stock issuable upon conversion of a share of such Preferred Stock; (ii) in the case of a dividend on a </w:delText>
        </w:r>
      </w:del>
      <w:ins w:id="135" w:author="Rubicon Law" w:date="2026-10-08T17:26:09.524Z">
        <w:r>
          <w:rPr>
            <w:rFonts w:ascii="Calibri" w:cs="Calibri" w:eastAsia="Calibri" w:hAnsi="Calibri"/>
            <w:sz w:val="22"/>
            <w:szCs w:val="22"/>
          </w:rPr>
          <w:t xml:space="preserve">any </w:t>
        </w:r>
      </w:ins>
      <w:r>
        <w:rPr>
          <w:rFonts w:ascii="Calibri" w:cs="Calibri" w:eastAsia="Calibri" w:hAnsi="Calibri"/>
          <w:sz w:val="22"/>
          <w:szCs w:val="22"/>
        </w:rPr>
        <w:t xml:space="preserve">class or series </w:t>
      </w:r>
      <w:del w:id="136" w:author="Rubicon Law" w:date="2026-10-08T17:26:09.524Z">
        <w:r>
          <w:rPr>
            <w:rFonts w:ascii="Calibri" w:cs="Calibri" w:eastAsia="Calibri" w:hAnsi="Calibri"/>
            <w:sz w:val="22"/>
            <w:szCs w:val="22"/>
          </w:rPr>
          <w:delText xml:space="preserve">of capital stock that is </w:delText>
        </w:r>
      </w:del>
      <w:r>
        <w:rPr>
          <w:rFonts w:ascii="Calibri" w:cs="Calibri" w:eastAsia="Calibri" w:hAnsi="Calibri"/>
          <w:sz w:val="22"/>
          <w:szCs w:val="22"/>
        </w:rPr>
        <w:t xml:space="preserve">convertible into Common Stock, the </w:t>
      </w:r>
      <w:del w:id="137" w:author="Rubicon Law" w:date="2026-10-08T17:26:09.524Z">
        <w:r>
          <w:rPr>
            <w:rFonts w:ascii="Calibri" w:cs="Calibri" w:eastAsia="Calibri" w:hAnsi="Calibri"/>
            <w:sz w:val="22"/>
            <w:szCs w:val="22"/>
          </w:rPr>
          <w:delText xml:space="preserve">product of (A) the </w:delText>
        </w:r>
      </w:del>
      <w:r>
        <w:rPr>
          <w:rFonts w:ascii="Calibri" w:cs="Calibri" w:eastAsia="Calibri" w:hAnsi="Calibri"/>
          <w:sz w:val="22"/>
          <w:szCs w:val="22"/>
        </w:rPr>
        <w:t xml:space="preserve">dividend </w:t>
      </w:r>
      <w:del w:id="138" w:author="Rubicon Law" w:date="2026-10-08T17:26:09.524Z">
        <w:r>
          <w:rPr>
            <w:rFonts w:ascii="Calibri" w:cs="Calibri" w:eastAsia="Calibri" w:hAnsi="Calibri"/>
            <w:sz w:val="22"/>
            <w:szCs w:val="22"/>
          </w:rPr>
          <w:delText xml:space="preserve">declared, paid or set aside per </w:delText>
        </w:r>
      </w:del>
      <w:ins w:id="139" w:author="Rubicon Law" w:date="2026-10-08T17:26:09.524Z">
        <w:r>
          <w:rPr>
            <w:rFonts w:ascii="Calibri" w:cs="Calibri" w:eastAsia="Calibri" w:hAnsi="Calibri"/>
            <w:sz w:val="22"/>
            <w:szCs w:val="22"/>
          </w:rPr>
          <w:t xml:space="preserve">payable on each </w:t>
        </w:r>
      </w:ins>
      <w:r>
        <w:rPr>
          <w:rFonts w:ascii="Calibri" w:cs="Calibri" w:eastAsia="Calibri" w:hAnsi="Calibri"/>
          <w:sz w:val="22"/>
          <w:szCs w:val="22"/>
        </w:rPr>
        <w:t xml:space="preserve">share of </w:t>
      </w:r>
      <w:del w:id="140" w:author="Rubicon Law" w:date="2026-10-08T17:26:09.524Z">
        <w:r>
          <w:rPr>
            <w:rFonts w:ascii="Calibri" w:cs="Calibri" w:eastAsia="Calibri" w:hAnsi="Calibri"/>
            <w:sz w:val="22"/>
            <w:szCs w:val="22"/>
          </w:rPr>
          <w:delText xml:space="preserve">such </w:delText>
        </w:r>
      </w:del>
      <w:ins w:id="14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class or series </w:t>
      </w:r>
      <w:del w:id="142" w:author="Rubicon Law" w:date="2026-10-08T17:26:09.524Z">
        <w:r>
          <w:rPr>
            <w:rFonts w:ascii="Calibri" w:cs="Calibri" w:eastAsia="Calibri" w:hAnsi="Calibri"/>
            <w:sz w:val="22"/>
            <w:szCs w:val="22"/>
          </w:rPr>
          <w:delText xml:space="preserve">of capital stock and (B) the number of </w:delText>
        </w:r>
      </w:del>
      <w:ins w:id="143" w:author="Rubicon Law" w:date="2026-10-08T17:26:09.524Z">
        <w:r>
          <w:rPr>
            <w:rFonts w:ascii="Calibri" w:cs="Calibri" w:eastAsia="Calibri" w:hAnsi="Calibri"/>
            <w:sz w:val="22"/>
            <w:szCs w:val="22"/>
          </w:rPr>
          <w:t xml:space="preserve">(determined, if applicable, as if all </w:t>
        </w:r>
      </w:ins>
      <w:r>
        <w:rPr>
          <w:rFonts w:ascii="Calibri" w:cs="Calibri" w:eastAsia="Calibri" w:hAnsi="Calibri"/>
          <w:sz w:val="22"/>
          <w:szCs w:val="22"/>
        </w:rPr>
        <w:t xml:space="preserve">shares of </w:t>
      </w:r>
      <w:ins w:id="144" w:author="Rubicon Law" w:date="2026-10-08T17:26:09.524Z">
        <w:r>
          <w:rPr>
            <w:rFonts w:ascii="Calibri" w:cs="Calibri" w:eastAsia="Calibri" w:hAnsi="Calibri"/>
            <w:sz w:val="22"/>
            <w:szCs w:val="22"/>
          </w:rPr>
          <w:t xml:space="preserve">that class or series had been converted into </w:t>
        </w:r>
      </w:ins>
      <w:r>
        <w:rPr>
          <w:rFonts w:ascii="Calibri" w:cs="Calibri" w:eastAsia="Calibri" w:hAnsi="Calibri"/>
          <w:sz w:val="22"/>
          <w:szCs w:val="22"/>
        </w:rPr>
        <w:t xml:space="preserve">Common </w:t>
      </w:r>
      <w:del w:id="145" w:author="Rubicon Law" w:date="2026-10-08T17:26:09.524Z">
        <w:r>
          <w:rPr>
            <w:rFonts w:ascii="Calibri" w:cs="Calibri" w:eastAsia="Calibri" w:hAnsi="Calibri"/>
            <w:sz w:val="22"/>
            <w:szCs w:val="22"/>
          </w:rPr>
          <w:delText xml:space="preserve">Stock issuable upon conversion of a share of such Preferred Stock, divided </w:delText>
        </w:r>
      </w:del>
      <w:ins w:id="146" w:author="Rubicon Law" w:date="2026-10-08T17:26:09.524Z">
        <w:r>
          <w:rPr>
            <w:rFonts w:ascii="Calibri" w:cs="Calibri" w:eastAsia="Calibri" w:hAnsi="Calibri"/>
            <w:sz w:val="22"/>
            <w:szCs w:val="22"/>
          </w:rPr>
          <w:t xml:space="preserve">Stock) multiplied </w:t>
        </w:r>
      </w:ins>
      <w:r>
        <w:rPr>
          <w:rFonts w:ascii="Calibri" w:cs="Calibri" w:eastAsia="Calibri" w:hAnsi="Calibri"/>
          <w:sz w:val="22"/>
          <w:szCs w:val="22"/>
        </w:rPr>
        <w:t xml:space="preserve">by the number of shares of Common Stock issuable upon conversion of a share of </w:t>
      </w:r>
      <w:del w:id="147" w:author="Rubicon Law" w:date="2026-10-08T17:26:09.524Z">
        <w:r>
          <w:rPr>
            <w:rFonts w:ascii="Calibri" w:cs="Calibri" w:eastAsia="Calibri" w:hAnsi="Calibri"/>
            <w:sz w:val="22"/>
            <w:szCs w:val="22"/>
          </w:rPr>
          <w:delText xml:space="preserve">such class or </w:delText>
        </w:r>
      </w:del>
      <w:ins w:id="148" w:author="Rubicon Law" w:date="2026-10-08T17:26:09.524Z">
        <w:r>
          <w:rPr>
            <w:rFonts w:ascii="Calibri" w:cs="Calibri" w:eastAsia="Calibri" w:hAnsi="Calibri"/>
            <w:sz w:val="22"/>
            <w:szCs w:val="22"/>
          </w:rPr>
          <w:t xml:space="preserve">the applicable </w:t>
        </w:r>
      </w:ins>
      <w:r>
        <w:rPr>
          <w:rFonts w:ascii="Calibri" w:cs="Calibri" w:eastAsia="Calibri" w:hAnsi="Calibri"/>
          <w:sz w:val="22"/>
          <w:szCs w:val="22"/>
        </w:rPr>
        <w:t xml:space="preserve">series of </w:t>
      </w:r>
      <w:del w:id="149" w:author="Rubicon Law" w:date="2026-10-08T17:26:09.524Z">
        <w:r>
          <w:rPr>
            <w:rFonts w:ascii="Calibri" w:cs="Calibri" w:eastAsia="Calibri" w:hAnsi="Calibri"/>
            <w:sz w:val="22"/>
            <w:szCs w:val="22"/>
          </w:rPr>
          <w:delText xml:space="preserve">capital stock; </w:delText>
        </w:r>
      </w:del>
      <w:ins w:id="150" w:author="Rubicon Law" w:date="2026-10-08T17:26:09.524Z">
        <w:r>
          <w:rPr>
            <w:rFonts w:ascii="Calibri" w:cs="Calibri" w:eastAsia="Calibri" w:hAnsi="Calibri"/>
            <w:sz w:val="22"/>
            <w:szCs w:val="22"/>
          </w:rPr>
          <w:t xml:space="preserve">Preferred Stock, in each case calculated on the record date for determination of holders entitled to receive the dividend, </w:t>
        </w:r>
      </w:ins>
      <w:r>
        <w:rPr>
          <w:rFonts w:ascii="Calibri" w:cs="Calibri" w:eastAsia="Calibri" w:hAnsi="Calibri"/>
          <w:sz w:val="22"/>
          <w:szCs w:val="22"/>
        </w:rPr>
        <w:t xml:space="preserve">or </w:t>
      </w:r>
      <w:del w:id="151" w:author="Rubicon Law" w:date="2026-10-08T17:26:09.524Z">
        <w:r>
          <w:rPr>
            <w:rFonts w:ascii="Calibri" w:cs="Calibri" w:eastAsia="Calibri" w:hAnsi="Calibri"/>
            <w:sz w:val="22"/>
            <w:szCs w:val="22"/>
          </w:rPr>
          <w:delText xml:space="preserve">(iii) </w:delText>
        </w:r>
      </w:del>
      <w:ins w:id="152"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in the case of a dividend on any class or series that is not convertible into Common Stock, the </w:t>
      </w:r>
      <w:del w:id="153" w:author="Rubicon Law" w:date="2026-10-08T17:26:09.524Z">
        <w:r>
          <w:rPr>
            <w:rFonts w:ascii="Calibri" w:cs="Calibri" w:eastAsia="Calibri" w:hAnsi="Calibri"/>
            <w:sz w:val="22"/>
            <w:szCs w:val="22"/>
          </w:rPr>
          <w:delText xml:space="preserve">product of (A) the </w:delText>
        </w:r>
      </w:del>
      <w:r>
        <w:rPr>
          <w:rFonts w:ascii="Calibri" w:cs="Calibri" w:eastAsia="Calibri" w:hAnsi="Calibri"/>
          <w:sz w:val="22"/>
          <w:szCs w:val="22"/>
        </w:rPr>
        <w:t xml:space="preserve">amount of the dividend payable on each share of </w:t>
      </w:r>
      <w:del w:id="154" w:author="Rubicon Law" w:date="2026-10-08T17:26:09.524Z">
        <w:r>
          <w:rPr>
            <w:rFonts w:ascii="Calibri" w:cs="Calibri" w:eastAsia="Calibri" w:hAnsi="Calibri"/>
            <w:sz w:val="22"/>
            <w:szCs w:val="22"/>
          </w:rPr>
          <w:delText xml:space="preserve">such </w:delText>
        </w:r>
      </w:del>
      <w:ins w:id="15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class or series </w:t>
      </w:r>
      <w:del w:id="156" w:author="Rubicon Law" w:date="2026-10-08T17:26:09.524Z">
        <w:r>
          <w:rPr>
            <w:rFonts w:ascii="Calibri" w:cs="Calibri" w:eastAsia="Calibri" w:hAnsi="Calibri"/>
            <w:sz w:val="22"/>
            <w:szCs w:val="22"/>
          </w:rPr>
          <w:delText xml:space="preserve">of capital stock </w:delText>
        </w:r>
      </w:del>
      <w:r>
        <w:rPr>
          <w:rFonts w:ascii="Calibri" w:cs="Calibri" w:eastAsia="Calibri" w:hAnsi="Calibri"/>
          <w:sz w:val="22"/>
          <w:szCs w:val="22"/>
        </w:rPr>
        <w:t xml:space="preserve">divided by the original </w:t>
      </w:r>
      <w:del w:id="157" w:author="Rubicon Law" w:date="2026-10-08T17:26:09.524Z">
        <w:r>
          <w:rPr>
            <w:rFonts w:ascii="Calibri" w:cs="Calibri" w:eastAsia="Calibri" w:hAnsi="Calibri"/>
            <w:sz w:val="22"/>
            <w:szCs w:val="22"/>
          </w:rPr>
          <w:delText xml:space="preserve">issuance </w:delText>
        </w:r>
      </w:del>
      <w:ins w:id="158" w:author="Rubicon Law" w:date="2026-10-08T17:26:09.524Z">
        <w:r>
          <w:rPr>
            <w:rFonts w:ascii="Calibri" w:cs="Calibri" w:eastAsia="Calibri" w:hAnsi="Calibri"/>
            <w:sz w:val="22"/>
            <w:szCs w:val="22"/>
          </w:rPr>
          <w:t xml:space="preserve">issue </w:t>
        </w:r>
      </w:ins>
      <w:r>
        <w:rPr>
          <w:rFonts w:ascii="Calibri" w:cs="Calibri" w:eastAsia="Calibri" w:hAnsi="Calibri"/>
          <w:sz w:val="22"/>
          <w:szCs w:val="22"/>
        </w:rPr>
        <w:t xml:space="preserve">price of </w:t>
      </w:r>
      <w:del w:id="159" w:author="Rubicon Law" w:date="2026-10-08T17:26:09.524Z">
        <w:r>
          <w:rPr>
            <w:rFonts w:ascii="Calibri" w:cs="Calibri" w:eastAsia="Calibri" w:hAnsi="Calibri"/>
            <w:sz w:val="22"/>
            <w:szCs w:val="22"/>
          </w:rPr>
          <w:delText xml:space="preserve">such </w:delText>
        </w:r>
      </w:del>
      <w:ins w:id="16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class or series </w:t>
      </w:r>
      <w:del w:id="161" w:author="Rubicon Law" w:date="2026-10-08T17:26:09.524Z">
        <w:r>
          <w:rPr>
            <w:rFonts w:ascii="Calibri" w:cs="Calibri" w:eastAsia="Calibri" w:hAnsi="Calibri"/>
            <w:sz w:val="22"/>
            <w:szCs w:val="22"/>
          </w:rPr>
          <w:delText xml:space="preserve">of capital stock (subject to appropriate adjustment in the event of any stock dividend, stock split, combination or other similar recapitalization with respect to such class or series) </w:delText>
        </w:r>
      </w:del>
      <w:r>
        <w:rPr>
          <w:rFonts w:ascii="Calibri" w:cs="Calibri" w:eastAsia="Calibri" w:hAnsi="Calibri"/>
          <w:sz w:val="22"/>
          <w:szCs w:val="22"/>
        </w:rPr>
        <w:t xml:space="preserve">and </w:t>
      </w:r>
      <w:del w:id="162" w:author="Rubicon Law" w:date="2026-10-08T17:26:09.524Z">
        <w:r>
          <w:rPr>
            <w:rFonts w:ascii="Calibri" w:cs="Calibri" w:eastAsia="Calibri" w:hAnsi="Calibri"/>
            <w:sz w:val="22"/>
            <w:szCs w:val="22"/>
          </w:rPr>
          <w:delText xml:space="preserve">(B) </w:delText>
        </w:r>
      </w:del>
      <w:ins w:id="163" w:author="Rubicon Law" w:date="2026-10-08T17:26:09.524Z">
        <w:r>
          <w:rPr>
            <w:rFonts w:ascii="Calibri" w:cs="Calibri" w:eastAsia="Calibri" w:hAnsi="Calibri"/>
            <w:sz w:val="22"/>
            <w:szCs w:val="22"/>
          </w:rPr>
          <w:t xml:space="preserve">multiplied by </w:t>
        </w:r>
      </w:ins>
      <w:r>
        <w:rPr>
          <w:rFonts w:ascii="Calibri" w:cs="Calibri" w:eastAsia="Calibri" w:hAnsi="Calibri"/>
          <w:sz w:val="22"/>
          <w:szCs w:val="22"/>
        </w:rPr>
        <w:t xml:space="preserve">the applicable Original Issue </w:t>
      </w:r>
      <w:del w:id="164" w:author="Rubicon Law" w:date="2026-10-08T17:26:09.524Z">
        <w:r>
          <w:rPr>
            <w:rFonts w:ascii="Calibri" w:cs="Calibri" w:eastAsia="Calibri" w:hAnsi="Calibri"/>
            <w:sz w:val="22"/>
            <w:szCs w:val="22"/>
          </w:rPr>
          <w:delText xml:space="preserve">Price (as defined below); provided that, if the Corporation declares, pays or sets aside, on the same date, a dividend on shares of more than one class or series of capital stock of the Corporation, the dividend payable to the holders of Preferred Stock pursuant to this Section 1 shall be calculated based upon the dividend on the class or series of capital stock that would result in the highest Preferred Stock dividend for the applicable series of Preferred Stock. </w:delText>
        </w:r>
      </w:del>
      <w:ins w:id="165" w:author="Rubicon Law" w:date="2026-10-08T17:26:09.524Z">
        <w:r>
          <w:rPr>
            <w:rFonts w:ascii="Calibri" w:cs="Calibri" w:eastAsia="Calibri" w:hAnsi="Calibri"/>
            <w:sz w:val="22"/>
            <w:szCs w:val="22"/>
          </w:rPr>
          <w:t xml:space="preserve">Price. </w:t>
        </w:r>
      </w:ins>
      <w:r>
        <w:rPr>
          <w:rFonts w:ascii="Calibri" w:cs="Calibri" w:eastAsia="Calibri" w:hAnsi="Calibri"/>
          <w:sz w:val="22"/>
          <w:szCs w:val="22"/>
        </w:rPr>
        <w:t xml:space="preserve">The "Original Issue Price" </w:t>
      </w:r>
      <w:del w:id="166" w:author="Rubicon Law" w:date="2026-10-08T17:26:09.524Z">
        <w:r>
          <w:rPr>
            <w:rFonts w:ascii="Calibri" w:cs="Calibri" w:eastAsia="Calibri" w:hAnsi="Calibri"/>
            <w:sz w:val="22"/>
            <w:szCs w:val="22"/>
          </w:rPr>
          <w:delText xml:space="preserve">shall mean, with respect to </w:delText>
        </w:r>
      </w:del>
      <w:ins w:id="167" w:author="Rubicon Law" w:date="2026-10-08T17:26:09.524Z">
        <w:r>
          <w:rPr>
            <w:rFonts w:ascii="Calibri" w:cs="Calibri" w:eastAsia="Calibri" w:hAnsi="Calibri"/>
            <w:sz w:val="22"/>
            <w:szCs w:val="22"/>
          </w:rPr>
          <w:t xml:space="preserve">means $[Series Seed Price] per share for </w:t>
        </w:r>
      </w:ins>
      <w:r>
        <w:rPr>
          <w:rFonts w:ascii="Calibri" w:cs="Calibri" w:eastAsia="Calibri" w:hAnsi="Calibri"/>
          <w:sz w:val="22"/>
          <w:szCs w:val="22"/>
        </w:rPr>
        <w:t xml:space="preserve">the Series </w:t>
      </w:r>
      <w:del w:id="168" w:author="Rubicon Law" w:date="2026-10-08T17:26:09.524Z">
        <w:r>
          <w:rPr>
            <w:rFonts w:ascii="Calibri" w:cs="Calibri" w:eastAsia="Calibri" w:hAnsi="Calibri"/>
            <w:sz w:val="22"/>
            <w:szCs w:val="22"/>
          </w:rPr>
          <w:delText xml:space="preserve">A </w:delText>
        </w:r>
      </w:del>
      <w:ins w:id="169" w:author="Rubicon Law" w:date="2026-10-08T17:26:09.524Z">
        <w:r>
          <w:rPr>
            <w:rFonts w:ascii="Calibri" w:cs="Calibri" w:eastAsia="Calibri" w:hAnsi="Calibri"/>
            <w:sz w:val="22"/>
            <w:szCs w:val="22"/>
          </w:rPr>
          <w:t xml:space="preserve">Seed </w:t>
        </w:r>
      </w:ins>
      <w:r>
        <w:rPr>
          <w:rFonts w:ascii="Calibri" w:cs="Calibri" w:eastAsia="Calibri" w:hAnsi="Calibri"/>
          <w:sz w:val="22"/>
          <w:szCs w:val="22"/>
        </w:rPr>
        <w:t xml:space="preserve">Preferred </w:t>
      </w:r>
      <w:del w:id="170" w:author="Rubicon Law" w:date="2026-10-08T17:26:09.524Z">
        <w:r>
          <w:rPr>
            <w:rFonts w:ascii="Calibri" w:cs="Calibri" w:eastAsia="Calibri" w:hAnsi="Calibri"/>
            <w:sz w:val="22"/>
            <w:szCs w:val="22"/>
          </w:rPr>
          <w:delText xml:space="preserve">Stock, $[insert initial </w:delText>
        </w:r>
      </w:del>
      <w:ins w:id="171" w:author="Rubicon Law" w:date="2026-10-08T17:26:09.524Z">
        <w:r>
          <w:rPr>
            <w:rFonts w:ascii="Calibri" w:cs="Calibri" w:eastAsia="Calibri" w:hAnsi="Calibri"/>
            <w:sz w:val="22"/>
            <w:szCs w:val="22"/>
          </w:rPr>
          <w:t xml:space="preserve">Stock [and $[Series Seed-1 Price] per share for the </w:t>
        </w:r>
      </w:ins>
      <w:r>
        <w:rPr>
          <w:rFonts w:ascii="Calibri" w:cs="Calibri" w:eastAsia="Calibri" w:hAnsi="Calibri"/>
          <w:sz w:val="22"/>
          <w:szCs w:val="22"/>
        </w:rPr>
        <w:t xml:space="preserve">Series </w:t>
      </w:r>
      <w:del w:id="172" w:author="Rubicon Law" w:date="2026-10-08T17:26:09.524Z">
        <w:r>
          <w:rPr>
            <w:rFonts w:ascii="Calibri" w:cs="Calibri" w:eastAsia="Calibri" w:hAnsi="Calibri"/>
            <w:sz w:val="22"/>
            <w:szCs w:val="22"/>
          </w:rPr>
          <w:delText xml:space="preserve">A purchase price] per share, subject to appropriate adjustment in the event of any stock dividend, stock split, combination or other similar recapitalization with respect to the applicable </w:delText>
        </w:r>
      </w:del>
      <w:ins w:id="173" w:author="Rubicon Law" w:date="2026-10-08T17:26:09.524Z">
        <w:r>
          <w:rPr>
            <w:rFonts w:ascii="Calibri" w:cs="Calibri" w:eastAsia="Calibri" w:hAnsi="Calibri"/>
            <w:sz w:val="22"/>
            <w:szCs w:val="22"/>
          </w:rPr>
          <w:t xml:space="preserve">Seed-1 </w:t>
        </w:r>
      </w:ins>
      <w:r>
        <w:rPr>
          <w:rFonts w:ascii="Calibri" w:cs="Calibri" w:eastAsia="Calibri" w:hAnsi="Calibri"/>
          <w:sz w:val="22"/>
          <w:szCs w:val="22"/>
        </w:rPr>
        <w:t xml:space="preserve">Preferred </w:t>
      </w:r>
      <w:del w:id="174" w:author="Rubicon Law" w:date="2026-10-08T17:26:09.524Z">
        <w:r>
          <w:rPr>
            <w:rFonts w:ascii="Calibri" w:cs="Calibri" w:eastAsia="Calibri" w:hAnsi="Calibri"/>
            <w:sz w:val="22"/>
            <w:szCs w:val="22"/>
          </w:rPr>
          <w:delText xml:space="preserve">Stock.</w:delText>
        </w:r>
      </w:del>
      <w:ins w:id="175" w:author="Rubicon Law" w:date="2026-10-08T17:26:09.524Z">
        <w:r>
          <w:rPr>
            <w:rFonts w:ascii="Calibri" w:cs="Calibri" w:eastAsia="Calibri" w:hAnsi="Calibri"/>
            <w:sz w:val="22"/>
            <w:szCs w:val="22"/>
          </w:rPr>
          <w:t xml:space="preserve">Stock].</w:t>
        </w:r>
      </w:ins>
    </w:p>
    <w:p>
      <w:pPr>
        <w:spacing w:after="200"/>
      </w:pPr>
      <w:r>
        <w:rPr>
          <w:rFonts w:ascii="Calibri" w:cs="Calibri" w:eastAsia="Calibri" w:hAnsi="Calibri"/>
          <w:sz w:val="22"/>
          <w:szCs w:val="22"/>
        </w:rPr>
        <w:t xml:space="preserve">2. Liquidation, Dissolution or Winding Up; Certain Mergers, Consolidations and Asset Sales.</w:t>
      </w:r>
    </w:p>
    <w:p>
      <w:pPr>
        <w:spacing w:after="200"/>
      </w:pPr>
      <w:del w:id="176" w:author="Rubicon Law" w:date="2026-10-08T17:26:09.524Z">
        <w:r>
          <w:rPr>
            <w:rFonts w:ascii="Calibri" w:cs="Calibri" w:eastAsia="Calibri" w:hAnsi="Calibri"/>
            <w:sz w:val="22"/>
            <w:szCs w:val="22"/>
          </w:rPr>
          <w:delText xml:space="preserve">Use the following [Sections 2.1 and 2.2 if the term sheet calls for non-participating Preferred Stock.]</w:delText>
        </w:r>
      </w:del>
    </w:p>
    <w:p>
      <w:pPr>
        <w:spacing w:after="200"/>
      </w:pPr>
      <w:r>
        <w:rPr>
          <w:rFonts w:ascii="Calibri" w:cs="Calibri" w:eastAsia="Calibri" w:hAnsi="Calibri"/>
          <w:sz w:val="22"/>
          <w:szCs w:val="22"/>
        </w:rPr>
        <w:t xml:space="preserve">2.1 Preferential Payments to Holders of Preferred Stock. In the event of (a) any voluntary or involuntary liquidation, dissolution or winding up of the Corporation, the holders of shares of each series of Preferred Stock then outstanding </w:t>
      </w:r>
      <w:del w:id="177" w:author="Rubicon Law" w:date="2026-10-08T17:26:09.524Z">
        <w:r>
          <w:rPr>
            <w:rFonts w:ascii="Calibri" w:cs="Calibri" w:eastAsia="Calibri" w:hAnsi="Calibri"/>
            <w:sz w:val="22"/>
            <w:szCs w:val="22"/>
          </w:rPr>
          <w:delText xml:space="preserve">shall be </w:delText>
        </w:r>
      </w:del>
      <w:ins w:id="178"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entitled to be paid out of the assets of the Corporation available for distribution to its stockholders, and (b) a Deemed Liquidation Event (as defined below), the holders of shares of each series of Preferred Stock then outstanding </w:t>
      </w:r>
      <w:del w:id="179" w:author="Rubicon Law" w:date="2026-10-08T17:26:09.524Z">
        <w:r>
          <w:rPr>
            <w:rFonts w:ascii="Calibri" w:cs="Calibri" w:eastAsia="Calibri" w:hAnsi="Calibri"/>
            <w:sz w:val="22"/>
            <w:szCs w:val="22"/>
          </w:rPr>
          <w:delText xml:space="preserve">shall be </w:delText>
        </w:r>
      </w:del>
      <w:ins w:id="180"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entitled to be paid out of the consideration payable to stockholders in </w:t>
      </w:r>
      <w:del w:id="181" w:author="Rubicon Law" w:date="2026-10-08T17:26:09.524Z">
        <w:r>
          <w:rPr>
            <w:rFonts w:ascii="Calibri" w:cs="Calibri" w:eastAsia="Calibri" w:hAnsi="Calibri"/>
            <w:sz w:val="22"/>
            <w:szCs w:val="22"/>
          </w:rPr>
          <w:delText xml:space="preserve">such </w:delText>
        </w:r>
      </w:del>
      <w:ins w:id="18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Deemed Liquidation Event or out of the Available Proceeds (as defined below), as applicable, </w:t>
      </w:r>
      <w:ins w:id="183" w:author="Rubicon Law" w:date="2026-10-08T17:26:09.524Z">
        <w:r>
          <w:rPr>
            <w:rFonts w:ascii="Calibri" w:cs="Calibri" w:eastAsia="Calibri" w:hAnsi="Calibri"/>
            <w:sz w:val="22"/>
            <w:szCs w:val="22"/>
          </w:rPr>
          <w:t xml:space="preserve">in each case </w:t>
        </w:r>
      </w:ins>
      <w:r>
        <w:rPr>
          <w:rFonts w:ascii="Calibri" w:cs="Calibri" w:eastAsia="Calibri" w:hAnsi="Calibri"/>
          <w:sz w:val="22"/>
          <w:szCs w:val="22"/>
        </w:rPr>
        <w:t xml:space="preserve">on a pari passu basis based on their respective Liquidation Amounts (as defined below) and before any payment </w:t>
      </w:r>
      <w:del w:id="184" w:author="Rubicon Law" w:date="2026-10-08T17:26:09.524Z">
        <w:r>
          <w:rPr>
            <w:rFonts w:ascii="Calibri" w:cs="Calibri" w:eastAsia="Calibri" w:hAnsi="Calibri"/>
            <w:sz w:val="22"/>
            <w:szCs w:val="22"/>
          </w:rPr>
          <w:delText xml:space="preserve">shall be </w:delText>
        </w:r>
      </w:del>
      <w:ins w:id="185"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made to the holders of Common Stock by reason of their ownership </w:t>
      </w:r>
      <w:del w:id="186" w:author="Rubicon Law" w:date="2026-10-08T17:26:09.524Z">
        <w:r>
          <w:rPr>
            <w:rFonts w:ascii="Calibri" w:cs="Calibri" w:eastAsia="Calibri" w:hAnsi="Calibri"/>
            <w:sz w:val="22"/>
            <w:szCs w:val="22"/>
          </w:rPr>
          <w:delText xml:space="preserve">thereof, </w:delText>
        </w:r>
      </w:del>
      <w:ins w:id="187" w:author="Rubicon Law" w:date="2026-10-08T17:26:09.524Z">
        <w:r>
          <w:rPr>
            <w:rFonts w:ascii="Calibri" w:cs="Calibri" w:eastAsia="Calibri" w:hAnsi="Calibri"/>
            <w:sz w:val="22"/>
            <w:szCs w:val="22"/>
          </w:rPr>
          <w:t xml:space="preserve">of Common Stock, </w:t>
        </w:r>
      </w:ins>
      <w:r>
        <w:rPr>
          <w:rFonts w:ascii="Calibri" w:cs="Calibri" w:eastAsia="Calibri" w:hAnsi="Calibri"/>
          <w:sz w:val="22"/>
          <w:szCs w:val="22"/>
        </w:rPr>
        <w:t xml:space="preserve">an amount per share of each </w:t>
      </w:r>
      <w:del w:id="188"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series of Preferred Stock equal to the greater of (i) </w:t>
      </w:r>
      <w:del w:id="189" w:author="Rubicon Law" w:date="2026-10-08T17:26:09.524Z">
        <w:r>
          <w:rPr>
            <w:rFonts w:ascii="Calibri" w:cs="Calibri" w:eastAsia="Calibri" w:hAnsi="Calibri"/>
            <w:sz w:val="22"/>
            <w:szCs w:val="22"/>
          </w:rPr>
          <w:delText xml:space="preserve">[__ times] </w:delText>
        </w:r>
      </w:del>
      <w:r>
        <w:rPr>
          <w:rFonts w:ascii="Calibri" w:cs="Calibri" w:eastAsia="Calibri" w:hAnsi="Calibri"/>
          <w:sz w:val="22"/>
          <w:szCs w:val="22"/>
        </w:rPr>
        <w:t xml:space="preserve">the applicable Original Issue Price, plus any dividends declared but unpaid </w:t>
      </w:r>
      <w:del w:id="190" w:author="Rubicon Law" w:date="2026-10-08T17:26:09.524Z">
        <w:r>
          <w:rPr>
            <w:rFonts w:ascii="Calibri" w:cs="Calibri" w:eastAsia="Calibri" w:hAnsi="Calibri"/>
            <w:sz w:val="22"/>
            <w:szCs w:val="22"/>
          </w:rPr>
          <w:delText xml:space="preserve">thereon, </w:delText>
        </w:r>
      </w:del>
      <w:ins w:id="191" w:author="Rubicon Law" w:date="2026-10-08T17:26:09.524Z">
        <w:r>
          <w:rPr>
            <w:rFonts w:ascii="Calibri" w:cs="Calibri" w:eastAsia="Calibri" w:hAnsi="Calibri"/>
            <w:sz w:val="22"/>
            <w:szCs w:val="22"/>
          </w:rPr>
          <w:t xml:space="preserve">on that share, </w:t>
        </w:r>
      </w:ins>
      <w:r>
        <w:rPr>
          <w:rFonts w:ascii="Calibri" w:cs="Calibri" w:eastAsia="Calibri" w:hAnsi="Calibri"/>
          <w:sz w:val="22"/>
          <w:szCs w:val="22"/>
        </w:rPr>
        <w:t xml:space="preserve">or (ii) </w:t>
      </w:r>
      <w:del w:id="192" w:author="Rubicon Law" w:date="2026-10-08T17:26:09.524Z">
        <w:r>
          <w:rPr>
            <w:rFonts w:ascii="Calibri" w:cs="Calibri" w:eastAsia="Calibri" w:hAnsi="Calibri"/>
            <w:sz w:val="22"/>
            <w:szCs w:val="22"/>
          </w:rPr>
          <w:delText xml:space="preserve">such </w:delText>
        </w:r>
      </w:del>
      <w:ins w:id="19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amount per share </w:t>
      </w:r>
      <w:del w:id="194" w:author="Rubicon Law" w:date="2026-10-08T17:26:09.524Z">
        <w:r>
          <w:rPr>
            <w:rFonts w:ascii="Calibri" w:cs="Calibri" w:eastAsia="Calibri" w:hAnsi="Calibri"/>
            <w:sz w:val="22"/>
            <w:szCs w:val="22"/>
          </w:rPr>
          <w:delText xml:space="preserve">as </w:delText>
        </w:r>
      </w:del>
      <w:ins w:id="19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would have been payable had all shares of </w:t>
      </w:r>
      <w:del w:id="196" w:author="Rubicon Law" w:date="2026-10-08T17:26:09.524Z">
        <w:r>
          <w:rPr>
            <w:rFonts w:ascii="Calibri" w:cs="Calibri" w:eastAsia="Calibri" w:hAnsi="Calibri"/>
            <w:sz w:val="22"/>
            <w:szCs w:val="22"/>
          </w:rPr>
          <w:delText xml:space="preserve">such </w:delText>
        </w:r>
      </w:del>
      <w:ins w:id="19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of Preferred Stock (and all shares of </w:t>
      </w:r>
      <w:del w:id="198" w:author="Rubicon Law" w:date="2026-10-08T17:26:09.524Z">
        <w:r>
          <w:rPr>
            <w:rFonts w:ascii="Calibri" w:cs="Calibri" w:eastAsia="Calibri" w:hAnsi="Calibri"/>
            <w:sz w:val="22"/>
            <w:szCs w:val="22"/>
          </w:rPr>
          <w:delText xml:space="preserve">all </w:delText>
        </w:r>
      </w:del>
      <w:ins w:id="199" w:author="Rubicon Law" w:date="2026-10-08T17:26:09.524Z">
        <w:r>
          <w:rPr>
            <w:rFonts w:ascii="Calibri" w:cs="Calibri" w:eastAsia="Calibri" w:hAnsi="Calibri"/>
            <w:sz w:val="22"/>
            <w:szCs w:val="22"/>
          </w:rPr>
          <w:t xml:space="preserve">each </w:t>
        </w:r>
      </w:ins>
      <w:r>
        <w:rPr>
          <w:rFonts w:ascii="Calibri" w:cs="Calibri" w:eastAsia="Calibri" w:hAnsi="Calibri"/>
          <w:sz w:val="22"/>
          <w:szCs w:val="22"/>
        </w:rPr>
        <w:t xml:space="preserve">other series of Preferred Stock that would receive a larger distribution per share if </w:t>
      </w:r>
      <w:del w:id="200" w:author="Rubicon Law" w:date="2026-10-08T17:26:09.524Z">
        <w:r>
          <w:rPr>
            <w:rFonts w:ascii="Calibri" w:cs="Calibri" w:eastAsia="Calibri" w:hAnsi="Calibri"/>
            <w:sz w:val="22"/>
            <w:szCs w:val="22"/>
          </w:rPr>
          <w:delText xml:space="preserve">such </w:delText>
        </w:r>
      </w:del>
      <w:ins w:id="20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202"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were converted into Common Stock) been converted into Common Stock </w:t>
      </w:r>
      <w:del w:id="203" w:author="Rubicon Law" w:date="2026-10-08T17:26:09.524Z">
        <w:r>
          <w:rPr>
            <w:rFonts w:ascii="Calibri" w:cs="Calibri" w:eastAsia="Calibri" w:hAnsi="Calibri"/>
            <w:sz w:val="22"/>
            <w:szCs w:val="22"/>
          </w:rPr>
          <w:delText xml:space="preserve">pursuant to </w:delText>
        </w:r>
      </w:del>
      <w:ins w:id="204"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 immediately </w:t>
      </w:r>
      <w:del w:id="205" w:author="Rubicon Law" w:date="2026-10-08T17:26:09.524Z">
        <w:r>
          <w:rPr>
            <w:rFonts w:ascii="Calibri" w:cs="Calibri" w:eastAsia="Calibri" w:hAnsi="Calibri"/>
            <w:sz w:val="22"/>
            <w:szCs w:val="22"/>
          </w:rPr>
          <w:delText xml:space="preserve">prior to such </w:delText>
        </w:r>
      </w:del>
      <w:ins w:id="206" w:author="Rubicon Law" w:date="2026-10-08T17:26:09.524Z">
        <w:r>
          <w:rPr>
            <w:rFonts w:ascii="Calibri" w:cs="Calibri" w:eastAsia="Calibri" w:hAnsi="Calibri"/>
            <w:sz w:val="22"/>
            <w:szCs w:val="22"/>
          </w:rPr>
          <w:t xml:space="preserve">before the </w:t>
        </w:r>
      </w:ins>
      <w:r>
        <w:rPr>
          <w:rFonts w:ascii="Calibri" w:cs="Calibri" w:eastAsia="Calibri" w:hAnsi="Calibri"/>
          <w:sz w:val="22"/>
          <w:szCs w:val="22"/>
        </w:rPr>
        <w:t xml:space="preserve">liquidation, dissolution, winding up or Deemed Liquidation Event (the amount payable </w:t>
      </w:r>
      <w:del w:id="207" w:author="Rubicon Law" w:date="2026-10-08T17:26:09.524Z">
        <w:r>
          <w:rPr>
            <w:rFonts w:ascii="Calibri" w:cs="Calibri" w:eastAsia="Calibri" w:hAnsi="Calibri"/>
            <w:sz w:val="22"/>
            <w:szCs w:val="22"/>
          </w:rPr>
          <w:delText xml:space="preserve">pursuant to </w:delText>
        </w:r>
      </w:del>
      <w:ins w:id="208"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this sentence </w:t>
      </w:r>
      <w:del w:id="209" w:author="Rubicon Law" w:date="2026-10-08T17:26:09.524Z">
        <w:r>
          <w:rPr>
            <w:rFonts w:ascii="Calibri" w:cs="Calibri" w:eastAsia="Calibri" w:hAnsi="Calibri"/>
            <w:sz w:val="22"/>
            <w:szCs w:val="22"/>
          </w:rPr>
          <w:delText xml:space="preserve">is hereinafter referred to, </w:delText>
        </w:r>
      </w:del>
      <w:r>
        <w:rPr>
          <w:rFonts w:ascii="Calibri" w:cs="Calibri" w:eastAsia="Calibri" w:hAnsi="Calibri"/>
          <w:sz w:val="22"/>
          <w:szCs w:val="22"/>
        </w:rPr>
        <w:t xml:space="preserve">for each series of Preferred Stock, </w:t>
      </w:r>
      <w:del w:id="210" w:author="Rubicon Law" w:date="2026-10-08T17:26:09.524Z">
        <w:r>
          <w:rPr>
            <w:rFonts w:ascii="Calibri" w:cs="Calibri" w:eastAsia="Calibri" w:hAnsi="Calibri"/>
            <w:sz w:val="22"/>
            <w:szCs w:val="22"/>
          </w:rPr>
          <w:delText xml:space="preserve">as applicable, as the </w:delText>
        </w:r>
      </w:del>
      <w:ins w:id="211" w:author="Rubicon Law" w:date="2026-10-08T17:26:09.524Z">
        <w:r>
          <w:rPr>
            <w:rFonts w:ascii="Calibri" w:cs="Calibri" w:eastAsia="Calibri" w:hAnsi="Calibri"/>
            <w:sz w:val="22"/>
            <w:szCs w:val="22"/>
          </w:rPr>
          <w:t xml:space="preserve">its </w:t>
        </w:r>
      </w:ins>
      <w:r>
        <w:rPr>
          <w:rFonts w:ascii="Calibri" w:cs="Calibri" w:eastAsia="Calibri" w:hAnsi="Calibri"/>
          <w:sz w:val="22"/>
          <w:szCs w:val="22"/>
        </w:rPr>
        <w:t xml:space="preserve">"Liquidation Amount"). If upon any </w:t>
      </w:r>
      <w:del w:id="212"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liquidation, dissolution or winding up of the Corporation or Deemed Liquidation </w:t>
      </w:r>
      <w:del w:id="213" w:author="Rubicon Law" w:date="2026-10-08T17:26:09.524Z">
        <w:r>
          <w:rPr>
            <w:rFonts w:ascii="Calibri" w:cs="Calibri" w:eastAsia="Calibri" w:hAnsi="Calibri"/>
            <w:sz w:val="22"/>
            <w:szCs w:val="22"/>
          </w:rPr>
          <w:delText xml:space="preserve">Event, </w:delText>
        </w:r>
      </w:del>
      <w:ins w:id="214" w:author="Rubicon Law" w:date="2026-10-08T17:26:09.524Z">
        <w:r>
          <w:rPr>
            <w:rFonts w:ascii="Calibri" w:cs="Calibri" w:eastAsia="Calibri" w:hAnsi="Calibri"/>
            <w:sz w:val="22"/>
            <w:szCs w:val="22"/>
          </w:rPr>
          <w:t xml:space="preserve">Event </w:t>
        </w:r>
      </w:ins>
      <w:r>
        <w:rPr>
          <w:rFonts w:ascii="Calibri" w:cs="Calibri" w:eastAsia="Calibri" w:hAnsi="Calibri"/>
          <w:sz w:val="22"/>
          <w:szCs w:val="22"/>
        </w:rPr>
        <w:t xml:space="preserve">the assets of the Corporation available for distribution to its stockholders </w:t>
      </w:r>
      <w:del w:id="215" w:author="Rubicon Law" w:date="2026-10-08T17:26:09.524Z">
        <w:r>
          <w:rPr>
            <w:rFonts w:ascii="Calibri" w:cs="Calibri" w:eastAsia="Calibri" w:hAnsi="Calibri"/>
            <w:sz w:val="22"/>
            <w:szCs w:val="22"/>
          </w:rPr>
          <w:delText xml:space="preserve">shall be </w:delText>
        </w:r>
      </w:del>
      <w:ins w:id="216"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insufficient to pay the holders of shares of Preferred Stock the full amount to which they </w:t>
      </w:r>
      <w:del w:id="217" w:author="Rubicon Law" w:date="2026-10-08T17:26:09.524Z">
        <w:r>
          <w:rPr>
            <w:rFonts w:ascii="Calibri" w:cs="Calibri" w:eastAsia="Calibri" w:hAnsi="Calibri"/>
            <w:sz w:val="22"/>
            <w:szCs w:val="22"/>
          </w:rPr>
          <w:delText xml:space="preserve">shall be </w:delText>
        </w:r>
      </w:del>
      <w:ins w:id="218"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entitled under this Section 2.1, the holders of shares of Preferred Stock </w:t>
      </w:r>
      <w:del w:id="219" w:author="Rubicon Law" w:date="2026-10-08T17:26:09.524Z">
        <w:r>
          <w:rPr>
            <w:rFonts w:ascii="Calibri" w:cs="Calibri" w:eastAsia="Calibri" w:hAnsi="Calibri"/>
            <w:sz w:val="22"/>
            <w:szCs w:val="22"/>
          </w:rPr>
          <w:delText xml:space="preserve">shall </w:delText>
        </w:r>
      </w:del>
      <w:ins w:id="220"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share ratably in any distribution of the assets available for distribution in proportion to the respective amounts </w:t>
      </w:r>
      <w:del w:id="221" w:author="Rubicon Law" w:date="2026-10-08T17:26:09.524Z">
        <w:r>
          <w:rPr>
            <w:rFonts w:ascii="Calibri" w:cs="Calibri" w:eastAsia="Calibri" w:hAnsi="Calibri"/>
            <w:sz w:val="22"/>
            <w:szCs w:val="22"/>
          </w:rPr>
          <w:delText xml:space="preserve">which </w:delText>
        </w:r>
      </w:del>
      <w:ins w:id="22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would otherwise be payable in respect of the shares held by them </w:t>
      </w:r>
      <w:del w:id="223" w:author="Rubicon Law" w:date="2026-10-08T17:26:09.524Z">
        <w:r>
          <w:rPr>
            <w:rFonts w:ascii="Calibri" w:cs="Calibri" w:eastAsia="Calibri" w:hAnsi="Calibri"/>
            <w:sz w:val="22"/>
            <w:szCs w:val="22"/>
          </w:rPr>
          <w:delText xml:space="preserve">upon such distribution </w:delText>
        </w:r>
      </w:del>
      <w:r>
        <w:rPr>
          <w:rFonts w:ascii="Calibri" w:cs="Calibri" w:eastAsia="Calibri" w:hAnsi="Calibri"/>
          <w:sz w:val="22"/>
          <w:szCs w:val="22"/>
        </w:rPr>
        <w:t xml:space="preserve">if all amounts payable on </w:t>
      </w:r>
      <w:del w:id="224" w:author="Rubicon Law" w:date="2026-10-08T17:26:09.524Z">
        <w:r>
          <w:rPr>
            <w:rFonts w:ascii="Calibri" w:cs="Calibri" w:eastAsia="Calibri" w:hAnsi="Calibri"/>
            <w:sz w:val="22"/>
            <w:szCs w:val="22"/>
          </w:rPr>
          <w:delText xml:space="preserve">or with respect to such </w:delText>
        </w:r>
      </w:del>
      <w:ins w:id="225"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shares were paid in full.</w:t>
      </w:r>
    </w:p>
    <w:p>
      <w:pPr>
        <w:spacing w:after="200"/>
      </w:pPr>
      <w:r>
        <w:rPr>
          <w:rFonts w:ascii="Calibri" w:cs="Calibri" w:eastAsia="Calibri" w:hAnsi="Calibri"/>
          <w:sz w:val="22"/>
          <w:szCs w:val="22"/>
        </w:rPr>
        <w:t xml:space="preserve">2.2 Payments to Holders of Common Stock. In the event of any voluntary or involuntary liquidation, dissolution or winding up of the Corporation, after the payment in full of all Liquidation Amounts required to be paid to the holders of shares of Preferred Stock, the remaining assets of the Corporation available for distribution to its stockholders or, in the case of a Deemed Liquidation Event, the consideration not payable to the holders of shares of Preferred Stock </w:t>
      </w:r>
      <w:del w:id="226" w:author="Rubicon Law" w:date="2026-10-08T17:26:09.524Z">
        <w:r>
          <w:rPr>
            <w:rFonts w:ascii="Calibri" w:cs="Calibri" w:eastAsia="Calibri" w:hAnsi="Calibri"/>
            <w:sz w:val="22"/>
            <w:szCs w:val="22"/>
          </w:rPr>
          <w:delText xml:space="preserve">pursuant to </w:delText>
        </w:r>
      </w:del>
      <w:ins w:id="227"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2.1 or the remaining Available Proceeds, as the case may be, </w:t>
      </w:r>
      <w:del w:id="228" w:author="Rubicon Law" w:date="2026-10-08T17:26:09.524Z">
        <w:r>
          <w:rPr>
            <w:rFonts w:ascii="Calibri" w:cs="Calibri" w:eastAsia="Calibri" w:hAnsi="Calibri"/>
            <w:sz w:val="22"/>
            <w:szCs w:val="22"/>
          </w:rPr>
          <w:delText xml:space="preserve">shall </w:delText>
        </w:r>
      </w:del>
      <w:ins w:id="229"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distributed among the holders of shares of Common Stock, pro rata based on the number of shares of Common Stock held by each </w:t>
      </w:r>
      <w:del w:id="230"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holder.</w:t>
      </w:r>
    </w:p>
    <w:p>
      <w:pPr>
        <w:spacing w:after="200"/>
      </w:pPr>
      <w:r>
        <w:rPr>
          <w:rFonts w:ascii="Calibri" w:cs="Calibri" w:eastAsia="Calibri" w:hAnsi="Calibri"/>
          <w:sz w:val="22"/>
          <w:szCs w:val="22"/>
        </w:rPr>
        <w:t xml:space="preserve">2.3 Deemed Liquidation Events.</w:t>
      </w:r>
    </w:p>
    <w:p>
      <w:pPr>
        <w:spacing w:after="200"/>
      </w:pPr>
      <w:r>
        <w:rPr>
          <w:rFonts w:ascii="Calibri" w:cs="Calibri" w:eastAsia="Calibri" w:hAnsi="Calibri"/>
          <w:sz w:val="22"/>
          <w:szCs w:val="22"/>
        </w:rPr>
        <w:t xml:space="preserve">2.3.1 Definition. Each of the following events </w:t>
      </w:r>
      <w:del w:id="231" w:author="Rubicon Law" w:date="2026-10-08T17:26:09.524Z">
        <w:r>
          <w:rPr>
            <w:rFonts w:ascii="Calibri" w:cs="Calibri" w:eastAsia="Calibri" w:hAnsi="Calibri"/>
            <w:sz w:val="22"/>
            <w:szCs w:val="22"/>
          </w:rPr>
          <w:delText xml:space="preserve">shall be considered </w:delText>
        </w:r>
      </w:del>
      <w:ins w:id="232"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a "Deemed Liquidation Event" unless the holders of at least </w:t>
      </w:r>
      <w:del w:id="233" w:author="Rubicon Law" w:date="2026-10-08T17:26:09.524Z">
        <w:r>
          <w:rPr>
            <w:rFonts w:ascii="Calibri" w:cs="Calibri" w:eastAsia="Calibri" w:hAnsi="Calibri"/>
            <w:sz w:val="22"/>
            <w:szCs w:val="22"/>
          </w:rPr>
          <w:delText xml:space="preserve">[specify percentage], </w:delText>
        </w:r>
      </w:del>
      <w:ins w:id="234" w:author="Rubicon Law" w:date="2026-10-08T17:26:09.524Z">
        <w:r>
          <w:rPr>
            <w:rFonts w:ascii="Calibri" w:cs="Calibri" w:eastAsia="Calibri" w:hAnsi="Calibri"/>
            <w:sz w:val="22"/>
            <w:szCs w:val="22"/>
          </w:rPr>
          <w:t xml:space="preserve">a majority </w:t>
        </w:r>
      </w:ins>
      <w:r>
        <w:rPr>
          <w:rFonts w:ascii="Calibri" w:cs="Calibri" w:eastAsia="Calibri" w:hAnsi="Calibri"/>
          <w:sz w:val="22"/>
          <w:szCs w:val="22"/>
        </w:rPr>
        <w:t xml:space="preserve">of the outstanding shares of Preferred Stock, voting together as a single class on an as-converted to Common Stock basis (the "Requisite Holders"), elect otherwise by written notice sent to the Corporation at least 10 days </w:t>
      </w:r>
      <w:del w:id="235" w:author="Rubicon Law" w:date="2026-10-08T17:26:09.524Z">
        <w:r>
          <w:rPr>
            <w:rFonts w:ascii="Calibri" w:cs="Calibri" w:eastAsia="Calibri" w:hAnsi="Calibri"/>
            <w:sz w:val="22"/>
            <w:szCs w:val="22"/>
          </w:rPr>
          <w:delText xml:space="preserve">prior to </w:delText>
        </w:r>
      </w:del>
      <w:ins w:id="236" w:author="Rubicon Law" w:date="2026-10-08T17:26:09.524Z">
        <w:r>
          <w:rPr>
            <w:rFonts w:ascii="Calibri" w:cs="Calibri" w:eastAsia="Calibri" w:hAnsi="Calibri"/>
            <w:sz w:val="22"/>
            <w:szCs w:val="22"/>
          </w:rPr>
          <w:t xml:space="preserve">before </w:t>
        </w:r>
      </w:ins>
      <w:r>
        <w:rPr>
          <w:rFonts w:ascii="Calibri" w:cs="Calibri" w:eastAsia="Calibri" w:hAnsi="Calibri"/>
          <w:sz w:val="22"/>
          <w:szCs w:val="22"/>
        </w:rPr>
        <w:t xml:space="preserve">the effective date of </w:t>
      </w:r>
      <w:del w:id="237" w:author="Rubicon Law" w:date="2026-10-08T17:26:09.524Z">
        <w:r>
          <w:rPr>
            <w:rFonts w:ascii="Calibri" w:cs="Calibri" w:eastAsia="Calibri" w:hAnsi="Calibri"/>
            <w:sz w:val="22"/>
            <w:szCs w:val="22"/>
          </w:rPr>
          <w:delText xml:space="preserve">any such </w:delText>
        </w:r>
      </w:del>
      <w:ins w:id="23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event:</w:t>
      </w:r>
    </w:p>
    <w:p>
      <w:pPr>
        <w:spacing w:after="200"/>
      </w:pPr>
      <w:del w:id="239" w:author="Rubicon Law" w:date="2026-10-08T17:26:09.524Z">
        <w:r>
          <w:rPr>
            <w:rFonts w:ascii="Calibri" w:cs="Calibri" w:eastAsia="Calibri" w:hAnsi="Calibri"/>
            <w:sz w:val="22"/>
            <w:szCs w:val="22"/>
          </w:rPr>
          <w:delText xml:space="preserve">(a) a merger, consolidation, statutory conversion, transfer of the Corporation, domestication, or continuance in which</w:delText>
        </w:r>
      </w:del>
    </w:p>
    <w:p>
      <w:pPr>
        <w:spacing w:after="200"/>
      </w:pPr>
      <w:del w:id="240" w:author="Rubicon Law" w:date="2026-10-08T17:26:09.524Z">
        <w:r>
          <w:rPr>
            <w:rFonts w:ascii="Calibri" w:cs="Calibri" w:eastAsia="Calibri" w:hAnsi="Calibri"/>
            <w:sz w:val="22"/>
            <w:szCs w:val="22"/>
          </w:rPr>
          <w:delText xml:space="preserve">(i) the Corporation is a constituent party or</w:delText>
        </w:r>
      </w:del>
    </w:p>
    <w:p>
      <w:pPr>
        <w:spacing w:after="200"/>
      </w:pPr>
      <w:del w:id="241" w:author="Rubicon Law" w:date="2026-10-08T17:26:09.524Z">
        <w:r>
          <w:rPr>
            <w:rFonts w:ascii="Calibri" w:cs="Calibri" w:eastAsia="Calibri" w:hAnsi="Calibri"/>
            <w:sz w:val="22"/>
            <w:szCs w:val="22"/>
          </w:rPr>
          <w:delText xml:space="preserve">(ii) a subsidiary of the Corporation is a constituent party and the Corporation issues shares of its capital stock pursuant to such merger, consolidation, statutory conversion, transfer of the Corporation, domestication, or continuance,</w:delText>
        </w:r>
      </w:del>
    </w:p>
    <w:p>
      <w:pPr>
        <w:spacing w:after="200"/>
      </w:pPr>
      <w:del w:id="242" w:author="Rubicon Law" w:date="2026-10-08T17:26:09.524Z">
        <w:r>
          <w:rPr>
            <w:rFonts w:ascii="Calibri" w:cs="Calibri" w:eastAsia="Calibri" w:hAnsi="Calibri"/>
            <w:sz w:val="22"/>
            <w:szCs w:val="22"/>
          </w:rPr>
          <w:delText xml:space="preserve">except any such </w:delText>
        </w:r>
      </w:del>
      <w:ins w:id="243" w:author="Rubicon Law" w:date="2026-10-08T17:26:09.524Z">
        <w:r>
          <w:rPr>
            <w:rFonts w:ascii="Calibri" w:cs="Calibri" w:eastAsia="Calibri" w:hAnsi="Calibri"/>
            <w:sz w:val="22"/>
            <w:szCs w:val="22"/>
          </w:rPr>
          <w:t xml:space="preserve">(a) a </w:t>
        </w:r>
      </w:ins>
      <w:r>
        <w:rPr>
          <w:rFonts w:ascii="Calibri" w:cs="Calibri" w:eastAsia="Calibri" w:hAnsi="Calibri"/>
          <w:sz w:val="22"/>
          <w:szCs w:val="22"/>
        </w:rPr>
        <w:t xml:space="preserve">merger, consolidation, statutory conversion, transfer of the Corporation, domestication, or continuance </w:t>
      </w:r>
      <w:ins w:id="244" w:author="Rubicon Law" w:date="2026-10-08T17:26:09.524Z">
        <w:r>
          <w:rPr>
            <w:rFonts w:ascii="Calibri" w:cs="Calibri" w:eastAsia="Calibri" w:hAnsi="Calibri"/>
            <w:sz w:val="22"/>
            <w:szCs w:val="22"/>
          </w:rPr>
          <w:t xml:space="preserve">in which (i) the Corporation is a constituent party or (ii) a subsidiary of the Corporation is a constituent party and the Corporation issues shares of its capital stock in that transaction, except any such transaction </w:t>
        </w:r>
      </w:ins>
      <w:r>
        <w:rPr>
          <w:rFonts w:ascii="Calibri" w:cs="Calibri" w:eastAsia="Calibri" w:hAnsi="Calibri"/>
          <w:sz w:val="22"/>
          <w:szCs w:val="22"/>
        </w:rPr>
        <w:t xml:space="preserve">involving the Corporation or a subsidiary in which the shares of capital stock of the Corporation outstanding immediately </w:t>
      </w:r>
      <w:del w:id="245" w:author="Rubicon Law" w:date="2026-10-08T17:26:09.524Z">
        <w:r>
          <w:rPr>
            <w:rFonts w:ascii="Calibri" w:cs="Calibri" w:eastAsia="Calibri" w:hAnsi="Calibri"/>
            <w:sz w:val="22"/>
            <w:szCs w:val="22"/>
          </w:rPr>
          <w:delText xml:space="preserve">prior to such merger, consolidation, statutory conversion, transfer of </w:delText>
        </w:r>
      </w:del>
      <w:ins w:id="246" w:author="Rubicon Law" w:date="2026-10-08T17:26:09.524Z">
        <w:r>
          <w:rPr>
            <w:rFonts w:ascii="Calibri" w:cs="Calibri" w:eastAsia="Calibri" w:hAnsi="Calibri"/>
            <w:sz w:val="22"/>
            <w:szCs w:val="22"/>
          </w:rPr>
          <w:t xml:space="preserve">before </w:t>
        </w:r>
      </w:ins>
      <w:r>
        <w:rPr>
          <w:rFonts w:ascii="Calibri" w:cs="Calibri" w:eastAsia="Calibri" w:hAnsi="Calibri"/>
          <w:sz w:val="22"/>
          <w:szCs w:val="22"/>
        </w:rPr>
        <w:t xml:space="preserve">the </w:t>
      </w:r>
      <w:del w:id="247" w:author="Rubicon Law" w:date="2026-10-08T17:26:09.524Z">
        <w:r>
          <w:rPr>
            <w:rFonts w:ascii="Calibri" w:cs="Calibri" w:eastAsia="Calibri" w:hAnsi="Calibri"/>
            <w:sz w:val="22"/>
            <w:szCs w:val="22"/>
          </w:rPr>
          <w:delText xml:space="preserve">Corporation, domestication, or continuance </w:delText>
        </w:r>
      </w:del>
      <w:ins w:id="248" w:author="Rubicon Law" w:date="2026-10-08T17:26:09.524Z">
        <w:r>
          <w:rPr>
            <w:rFonts w:ascii="Calibri" w:cs="Calibri" w:eastAsia="Calibri" w:hAnsi="Calibri"/>
            <w:sz w:val="22"/>
            <w:szCs w:val="22"/>
          </w:rPr>
          <w:t xml:space="preserve">transaction </w:t>
        </w:r>
      </w:ins>
      <w:r>
        <w:rPr>
          <w:rFonts w:ascii="Calibri" w:cs="Calibri" w:eastAsia="Calibri" w:hAnsi="Calibri"/>
          <w:sz w:val="22"/>
          <w:szCs w:val="22"/>
        </w:rPr>
        <w:t xml:space="preserve">continue to represent, or are converted into or exchanged for shares of capital stock or other equity interests that represent, immediately following </w:t>
      </w:r>
      <w:del w:id="249" w:author="Rubicon Law" w:date="2026-10-08T17:26:09.524Z">
        <w:r>
          <w:rPr>
            <w:rFonts w:ascii="Calibri" w:cs="Calibri" w:eastAsia="Calibri" w:hAnsi="Calibri"/>
            <w:sz w:val="22"/>
            <w:szCs w:val="22"/>
          </w:rPr>
          <w:delText xml:space="preserve">such merger, consolidation, statutory conversion, transfer of </w:delText>
        </w:r>
      </w:del>
      <w:r>
        <w:rPr>
          <w:rFonts w:ascii="Calibri" w:cs="Calibri" w:eastAsia="Calibri" w:hAnsi="Calibri"/>
          <w:sz w:val="22"/>
          <w:szCs w:val="22"/>
        </w:rPr>
        <w:t xml:space="preserve">the </w:t>
      </w:r>
      <w:del w:id="250" w:author="Rubicon Law" w:date="2026-10-08T17:26:09.524Z">
        <w:r>
          <w:rPr>
            <w:rFonts w:ascii="Calibri" w:cs="Calibri" w:eastAsia="Calibri" w:hAnsi="Calibri"/>
            <w:sz w:val="22"/>
            <w:szCs w:val="22"/>
          </w:rPr>
          <w:delText xml:space="preserve">Corporation, domestication, or continuance, [a majority[, </w:delText>
        </w:r>
      </w:del>
      <w:ins w:id="251" w:author="Rubicon Law" w:date="2026-10-08T17:26:09.524Z">
        <w:r>
          <w:rPr>
            <w:rFonts w:ascii="Calibri" w:cs="Calibri" w:eastAsia="Calibri" w:hAnsi="Calibri"/>
            <w:sz w:val="22"/>
            <w:szCs w:val="22"/>
          </w:rPr>
          <w:t xml:space="preserve">transaction, a majority, </w:t>
        </w:r>
      </w:ins>
      <w:r>
        <w:rPr>
          <w:rFonts w:ascii="Calibri" w:cs="Calibri" w:eastAsia="Calibri" w:hAnsi="Calibri"/>
          <w:sz w:val="22"/>
          <w:szCs w:val="22"/>
        </w:rPr>
        <w:t xml:space="preserve">by voting </w:t>
      </w:r>
      <w:del w:id="252" w:author="Rubicon Law" w:date="2026-10-08T17:26:09.524Z">
        <w:r>
          <w:rPr>
            <w:rFonts w:ascii="Calibri" w:cs="Calibri" w:eastAsia="Calibri" w:hAnsi="Calibri"/>
            <w:sz w:val="22"/>
            <w:szCs w:val="22"/>
          </w:rPr>
          <w:delText xml:space="preserve">power,]] </w:delText>
        </w:r>
      </w:del>
      <w:ins w:id="253" w:author="Rubicon Law" w:date="2026-10-08T17:26:09.524Z">
        <w:r>
          <w:rPr>
            <w:rFonts w:ascii="Calibri" w:cs="Calibri" w:eastAsia="Calibri" w:hAnsi="Calibri"/>
            <w:sz w:val="22"/>
            <w:szCs w:val="22"/>
          </w:rPr>
          <w:t xml:space="preserve">power, </w:t>
        </w:r>
      </w:ins>
      <w:r>
        <w:rPr>
          <w:rFonts w:ascii="Calibri" w:cs="Calibri" w:eastAsia="Calibri" w:hAnsi="Calibri"/>
          <w:sz w:val="22"/>
          <w:szCs w:val="22"/>
        </w:rPr>
        <w:t xml:space="preserve">of the capital stock or other equity interests of (1) the surviving or resulting corporation or </w:t>
      </w:r>
      <w:del w:id="254" w:author="Rubicon Law" w:date="2026-10-08T17:26:09.524Z">
        <w:r>
          <w:rPr>
            <w:rFonts w:ascii="Calibri" w:cs="Calibri" w:eastAsia="Calibri" w:hAnsi="Calibri"/>
            <w:sz w:val="22"/>
            <w:szCs w:val="22"/>
          </w:rPr>
          <w:delText xml:space="preserve">entity; </w:delText>
        </w:r>
      </w:del>
      <w:ins w:id="255" w:author="Rubicon Law" w:date="2026-10-08T17:26:09.524Z">
        <w:r>
          <w:rPr>
            <w:rFonts w:ascii="Calibri" w:cs="Calibri" w:eastAsia="Calibri" w:hAnsi="Calibri"/>
            <w:sz w:val="22"/>
            <w:szCs w:val="22"/>
          </w:rPr>
          <w:t xml:space="preserve">entity </w:t>
        </w:r>
      </w:ins>
      <w:r>
        <w:rPr>
          <w:rFonts w:ascii="Calibri" w:cs="Calibri" w:eastAsia="Calibri" w:hAnsi="Calibri"/>
          <w:sz w:val="22"/>
          <w:szCs w:val="22"/>
        </w:rPr>
        <w:t xml:space="preserve">or (2) if the surviving or resulting corporation or entity is a wholly owned subsidiary of another corporation or entity immediately following </w:t>
      </w:r>
      <w:del w:id="256" w:author="Rubicon Law" w:date="2026-10-08T17:26:09.524Z">
        <w:r>
          <w:rPr>
            <w:rFonts w:ascii="Calibri" w:cs="Calibri" w:eastAsia="Calibri" w:hAnsi="Calibri"/>
            <w:sz w:val="22"/>
            <w:szCs w:val="22"/>
          </w:rPr>
          <w:delText xml:space="preserve">such merger, consolidation, statutory conversion, transfer of </w:delText>
        </w:r>
      </w:del>
      <w:r>
        <w:rPr>
          <w:rFonts w:ascii="Calibri" w:cs="Calibri" w:eastAsia="Calibri" w:hAnsi="Calibri"/>
          <w:sz w:val="22"/>
          <w:szCs w:val="22"/>
        </w:rPr>
        <w:t xml:space="preserve">the </w:t>
      </w:r>
      <w:del w:id="257" w:author="Rubicon Law" w:date="2026-10-08T17:26:09.524Z">
        <w:r>
          <w:rPr>
            <w:rFonts w:ascii="Calibri" w:cs="Calibri" w:eastAsia="Calibri" w:hAnsi="Calibri"/>
            <w:sz w:val="22"/>
            <w:szCs w:val="22"/>
          </w:rPr>
          <w:delText xml:space="preserve">Corporation, domestication, or continuance, </w:delText>
        </w:r>
      </w:del>
      <w:ins w:id="258" w:author="Rubicon Law" w:date="2026-10-08T17:26:09.524Z">
        <w:r>
          <w:rPr>
            <w:rFonts w:ascii="Calibri" w:cs="Calibri" w:eastAsia="Calibri" w:hAnsi="Calibri"/>
            <w:sz w:val="22"/>
            <w:szCs w:val="22"/>
          </w:rPr>
          <w:t xml:space="preserve">transaction, </w:t>
        </w:r>
      </w:ins>
      <w:r>
        <w:rPr>
          <w:rFonts w:ascii="Calibri" w:cs="Calibri" w:eastAsia="Calibri" w:hAnsi="Calibri"/>
          <w:sz w:val="22"/>
          <w:szCs w:val="22"/>
        </w:rPr>
        <w:t xml:space="preserve">the parent corporation or entity of </w:t>
      </w:r>
      <w:del w:id="259" w:author="Rubicon Law" w:date="2026-10-08T17:26:09.524Z">
        <w:r>
          <w:rPr>
            <w:rFonts w:ascii="Calibri" w:cs="Calibri" w:eastAsia="Calibri" w:hAnsi="Calibri"/>
            <w:sz w:val="22"/>
            <w:szCs w:val="22"/>
          </w:rPr>
          <w:delText xml:space="preserve">such </w:delText>
        </w:r>
      </w:del>
      <w:ins w:id="26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surviving or resulting corporation or entity; or</w:t>
      </w:r>
    </w:p>
    <w:p>
      <w:pPr>
        <w:spacing w:after="200"/>
      </w:pPr>
      <w:r>
        <w:rPr>
          <w:rFonts w:ascii="Calibri" w:cs="Calibri" w:eastAsia="Calibri" w:hAnsi="Calibri"/>
          <w:sz w:val="22"/>
          <w:szCs w:val="22"/>
        </w:rPr>
        <w:t xml:space="preserve">(b) (i) the sale, lease, transfer, exclusive license or other disposition, in a single transaction or series of related transactions, by the Corporation or any subsidiary of the Corporation of all or substantially all the assets of the Corporation and its subsidiaries taken as a whole, or (ii) the sale, lease, transfer, exclusive license or other disposition (whether by merger, consolidation, statutory conversion, transfer of the Corporation, domestication, continuance or otherwise, and whether in a single transaction or a series of related transactions) of one or more subsidiaries of the Corporation if substantially all of the assets of the Corporation and its subsidiaries taken as a whole are held by </w:t>
      </w:r>
      <w:del w:id="261" w:author="Rubicon Law" w:date="2026-10-08T17:26:09.524Z">
        <w:r>
          <w:rPr>
            <w:rFonts w:ascii="Calibri" w:cs="Calibri" w:eastAsia="Calibri" w:hAnsi="Calibri"/>
            <w:sz w:val="22"/>
            <w:szCs w:val="22"/>
          </w:rPr>
          <w:delText xml:space="preserve">such </w:delText>
        </w:r>
      </w:del>
      <w:ins w:id="26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subsidiary or </w:t>
      </w:r>
      <w:ins w:id="263"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subsidiaries, except where </w:t>
      </w:r>
      <w:del w:id="264" w:author="Rubicon Law" w:date="2026-10-08T17:26:09.524Z">
        <w:r>
          <w:rPr>
            <w:rFonts w:ascii="Calibri" w:cs="Calibri" w:eastAsia="Calibri" w:hAnsi="Calibri"/>
            <w:sz w:val="22"/>
            <w:szCs w:val="22"/>
          </w:rPr>
          <w:delText xml:space="preserve">such </w:delText>
        </w:r>
      </w:del>
      <w:ins w:id="26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sale, lease, transfer, exclusive license or other disposition is to a wholly owned subsidiary of the Corporation.</w:t>
      </w:r>
    </w:p>
    <w:p>
      <w:pPr>
        <w:spacing w:after="200"/>
      </w:pPr>
      <w:del w:id="266" w:author="Rubicon Law" w:date="2026-10-08T17:26:09.524Z">
        <w:r>
          <w:rPr>
            <w:rFonts w:ascii="Calibri" w:cs="Calibri" w:eastAsia="Calibri" w:hAnsi="Calibri"/>
            <w:sz w:val="22"/>
            <w:szCs w:val="22"/>
          </w:rPr>
          <w:delText xml:space="preserve">(c) [Notwithstanding anything in Section 2.3.1 to the contrary, in no event shall </w:delText>
        </w:r>
      </w:del>
      <w:ins w:id="267" w:author="Rubicon Law" w:date="2026-10-08T17:26:09.524Z">
        <w:r>
          <w:rPr>
            <w:rFonts w:ascii="Calibri" w:cs="Calibri" w:eastAsia="Calibri" w:hAnsi="Calibri"/>
            <w:sz w:val="22"/>
            <w:szCs w:val="22"/>
          </w:rPr>
          <w:t xml:space="preserve">For clarity, </w:t>
        </w:r>
      </w:ins>
      <w:r>
        <w:rPr>
          <w:rFonts w:ascii="Calibri" w:cs="Calibri" w:eastAsia="Calibri" w:hAnsi="Calibri"/>
          <w:sz w:val="22"/>
          <w:szCs w:val="22"/>
        </w:rPr>
        <w:t xml:space="preserve">the sale and issuance by the Corporation of Preferred Stock </w:t>
      </w:r>
      <w:ins w:id="268" w:author="Rubicon Law" w:date="2026-10-08T17:26:09.524Z">
        <w:r>
          <w:rPr>
            <w:rFonts w:ascii="Calibri" w:cs="Calibri" w:eastAsia="Calibri" w:hAnsi="Calibri"/>
            <w:sz w:val="22"/>
            <w:szCs w:val="22"/>
          </w:rPr>
          <w:t xml:space="preserve">or other equity securities </w:t>
        </w:r>
      </w:ins>
      <w:r>
        <w:rPr>
          <w:rFonts w:ascii="Calibri" w:cs="Calibri" w:eastAsia="Calibri" w:hAnsi="Calibri"/>
          <w:sz w:val="22"/>
          <w:szCs w:val="22"/>
        </w:rPr>
        <w:t xml:space="preserve">in a bona fide equity financing </w:t>
      </w:r>
      <w:del w:id="269" w:author="Rubicon Law" w:date="2026-10-08T17:26:09.524Z">
        <w:r>
          <w:rPr>
            <w:rFonts w:ascii="Calibri" w:cs="Calibri" w:eastAsia="Calibri" w:hAnsi="Calibri"/>
            <w:sz w:val="22"/>
            <w:szCs w:val="22"/>
          </w:rPr>
          <w:delText xml:space="preserve">of the Corporation, </w:delText>
        </w:r>
      </w:del>
      <w:ins w:id="270" w:author="Rubicon Law" w:date="2026-10-08T17:26:09.524Z">
        <w:r>
          <w:rPr>
            <w:rFonts w:ascii="Calibri" w:cs="Calibri" w:eastAsia="Calibri" w:hAnsi="Calibri"/>
            <w:sz w:val="22"/>
            <w:szCs w:val="22"/>
          </w:rPr>
          <w:t xml:space="preserve">is not, </w:t>
        </w:r>
      </w:ins>
      <w:r>
        <w:rPr>
          <w:rFonts w:ascii="Calibri" w:cs="Calibri" w:eastAsia="Calibri" w:hAnsi="Calibri"/>
          <w:sz w:val="22"/>
          <w:szCs w:val="22"/>
        </w:rPr>
        <w:t xml:space="preserve">in and of itself, </w:t>
      </w:r>
      <w:del w:id="271" w:author="Rubicon Law" w:date="2026-10-08T17:26:09.524Z">
        <w:r>
          <w:rPr>
            <w:rFonts w:ascii="Calibri" w:cs="Calibri" w:eastAsia="Calibri" w:hAnsi="Calibri"/>
            <w:sz w:val="22"/>
            <w:szCs w:val="22"/>
          </w:rPr>
          <w:delText xml:space="preserve">be </w:delText>
        </w:r>
      </w:del>
      <w:r>
        <w:rPr>
          <w:rFonts w:ascii="Calibri" w:cs="Calibri" w:eastAsia="Calibri" w:hAnsi="Calibri"/>
          <w:sz w:val="22"/>
          <w:szCs w:val="22"/>
        </w:rPr>
        <w:t xml:space="preserve">a Deemed Liquidation </w:t>
      </w:r>
      <w:del w:id="272" w:author="Rubicon Law" w:date="2026-10-08T17:26:09.524Z">
        <w:r>
          <w:rPr>
            <w:rFonts w:ascii="Calibri" w:cs="Calibri" w:eastAsia="Calibri" w:hAnsi="Calibri"/>
            <w:sz w:val="22"/>
            <w:szCs w:val="22"/>
          </w:rPr>
          <w:delText xml:space="preserve">Event.]</w:delText>
        </w:r>
      </w:del>
      <w:ins w:id="273" w:author="Rubicon Law" w:date="2026-10-08T17:26:09.524Z">
        <w:r>
          <w:rPr>
            <w:rFonts w:ascii="Calibri" w:cs="Calibri" w:eastAsia="Calibri" w:hAnsi="Calibri"/>
            <w:sz w:val="22"/>
            <w:szCs w:val="22"/>
          </w:rPr>
          <w:t xml:space="preserve">Event.</w:t>
        </w:r>
      </w:ins>
    </w:p>
    <w:p>
      <w:pPr>
        <w:spacing w:after="200"/>
      </w:pPr>
      <w:r>
        <w:rPr>
          <w:rFonts w:ascii="Calibri" w:cs="Calibri" w:eastAsia="Calibri" w:hAnsi="Calibri"/>
          <w:sz w:val="22"/>
          <w:szCs w:val="22"/>
        </w:rPr>
        <w:t xml:space="preserve">2.3.2 Effecting a Deemed Liquidation Event.</w:t>
      </w:r>
    </w:p>
    <w:p>
      <w:pPr>
        <w:spacing w:after="200"/>
      </w:pPr>
      <w:r>
        <w:rPr>
          <w:rFonts w:ascii="Calibri" w:cs="Calibri" w:eastAsia="Calibri" w:hAnsi="Calibri"/>
          <w:sz w:val="22"/>
          <w:szCs w:val="22"/>
        </w:rPr>
        <w:t xml:space="preserve">(a) The Corporation </w:t>
      </w:r>
      <w:del w:id="274" w:author="Rubicon Law" w:date="2026-10-08T17:26:09.524Z">
        <w:r>
          <w:rPr>
            <w:rFonts w:ascii="Calibri" w:cs="Calibri" w:eastAsia="Calibri" w:hAnsi="Calibri"/>
            <w:sz w:val="22"/>
            <w:szCs w:val="22"/>
          </w:rPr>
          <w:delText xml:space="preserve">shall </w:delText>
        </w:r>
      </w:del>
      <w:ins w:id="275" w:author="Rubicon Law" w:date="2026-10-08T17:26:09.524Z">
        <w:r>
          <w:rPr>
            <w:rFonts w:ascii="Calibri" w:cs="Calibri" w:eastAsia="Calibri" w:hAnsi="Calibri"/>
            <w:sz w:val="22"/>
            <w:szCs w:val="22"/>
          </w:rPr>
          <w:t xml:space="preserve">does </w:t>
        </w:r>
      </w:ins>
      <w:r>
        <w:rPr>
          <w:rFonts w:ascii="Calibri" w:cs="Calibri" w:eastAsia="Calibri" w:hAnsi="Calibri"/>
          <w:sz w:val="22"/>
          <w:szCs w:val="22"/>
        </w:rPr>
        <w:t xml:space="preserve">not have the power to effect a Deemed Liquidation Event referred to in Section 2.3.1(a)(i) unless the agreement or plan with respect to </w:t>
      </w:r>
      <w:del w:id="276" w:author="Rubicon Law" w:date="2026-10-08T17:26:09.524Z">
        <w:r>
          <w:rPr>
            <w:rFonts w:ascii="Calibri" w:cs="Calibri" w:eastAsia="Calibri" w:hAnsi="Calibri"/>
            <w:sz w:val="22"/>
            <w:szCs w:val="22"/>
          </w:rPr>
          <w:delText xml:space="preserve">such </w:delText>
        </w:r>
      </w:del>
      <w:ins w:id="27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transaction, or </w:t>
      </w:r>
      <w:ins w:id="27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terms of </w:t>
      </w:r>
      <w:del w:id="279" w:author="Rubicon Law" w:date="2026-10-08T17:26:09.524Z">
        <w:r>
          <w:rPr>
            <w:rFonts w:ascii="Calibri" w:cs="Calibri" w:eastAsia="Calibri" w:hAnsi="Calibri"/>
            <w:sz w:val="22"/>
            <w:szCs w:val="22"/>
          </w:rPr>
          <w:delText xml:space="preserve">such </w:delText>
        </w:r>
      </w:del>
      <w:ins w:id="28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transaction (any such agreement, plan or terms, the "Transaction Document"), </w:t>
      </w:r>
      <w:del w:id="281" w:author="Rubicon Law" w:date="2026-10-08T17:26:09.524Z">
        <w:r>
          <w:rPr>
            <w:rFonts w:ascii="Calibri" w:cs="Calibri" w:eastAsia="Calibri" w:hAnsi="Calibri"/>
            <w:sz w:val="22"/>
            <w:szCs w:val="22"/>
          </w:rPr>
          <w:delText xml:space="preserve">provide </w:delText>
        </w:r>
      </w:del>
      <w:ins w:id="282" w:author="Rubicon Law" w:date="2026-10-08T17:26:09.524Z">
        <w:r>
          <w:rPr>
            <w:rFonts w:ascii="Calibri" w:cs="Calibri" w:eastAsia="Calibri" w:hAnsi="Calibri"/>
            <w:sz w:val="22"/>
            <w:szCs w:val="22"/>
          </w:rPr>
          <w:t xml:space="preserve">provides </w:t>
        </w:r>
      </w:ins>
      <w:r>
        <w:rPr>
          <w:rFonts w:ascii="Calibri" w:cs="Calibri" w:eastAsia="Calibri" w:hAnsi="Calibri"/>
          <w:sz w:val="22"/>
          <w:szCs w:val="22"/>
        </w:rPr>
        <w:t xml:space="preserve">that the consideration payable to the stockholders of the Corporation in </w:t>
      </w:r>
      <w:del w:id="283" w:author="Rubicon Law" w:date="2026-10-08T17:26:09.524Z">
        <w:r>
          <w:rPr>
            <w:rFonts w:ascii="Calibri" w:cs="Calibri" w:eastAsia="Calibri" w:hAnsi="Calibri"/>
            <w:sz w:val="22"/>
            <w:szCs w:val="22"/>
          </w:rPr>
          <w:delText xml:space="preserve">such </w:delText>
        </w:r>
      </w:del>
      <w:ins w:id="28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Event </w:t>
      </w:r>
      <w:del w:id="285" w:author="Rubicon Law" w:date="2026-10-08T17:26:09.524Z">
        <w:r>
          <w:rPr>
            <w:rFonts w:ascii="Calibri" w:cs="Calibri" w:eastAsia="Calibri" w:hAnsi="Calibri"/>
            <w:sz w:val="22"/>
            <w:szCs w:val="22"/>
          </w:rPr>
          <w:delText xml:space="preserve">shall </w:delText>
        </w:r>
      </w:del>
      <w:ins w:id="28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allocated to the holders of capital stock of the Corporation in accordance with Sections 2.1 and 2.2.</w:t>
      </w:r>
    </w:p>
    <w:p>
      <w:pPr>
        <w:spacing w:after="200"/>
      </w:pPr>
      <w:r>
        <w:rPr>
          <w:rFonts w:ascii="Calibri" w:cs="Calibri" w:eastAsia="Calibri" w:hAnsi="Calibri"/>
          <w:sz w:val="22"/>
          <w:szCs w:val="22"/>
        </w:rPr>
        <w:t xml:space="preserve">(b) In the event of a Deemed Liquidation Event referred to in </w:t>
      </w:r>
      <w:del w:id="287" w:author="Rubicon Law" w:date="2026-10-08T17:26:09.524Z">
        <w:r>
          <w:rPr>
            <w:rFonts w:ascii="Calibri" w:cs="Calibri" w:eastAsia="Calibri" w:hAnsi="Calibri"/>
            <w:sz w:val="22"/>
            <w:szCs w:val="22"/>
          </w:rPr>
          <w:delText xml:space="preserve">[Section </w:delText>
        </w:r>
      </w:del>
      <w:ins w:id="288" w:author="Rubicon Law" w:date="2026-10-08T17:26:09.524Z">
        <w:r>
          <w:rPr>
            <w:rFonts w:ascii="Calibri" w:cs="Calibri" w:eastAsia="Calibri" w:hAnsi="Calibri"/>
            <w:sz w:val="22"/>
            <w:szCs w:val="22"/>
          </w:rPr>
          <w:t xml:space="preserve">Section </w:t>
        </w:r>
      </w:ins>
      <w:r>
        <w:rPr>
          <w:rFonts w:ascii="Calibri" w:cs="Calibri" w:eastAsia="Calibri" w:hAnsi="Calibri"/>
          <w:sz w:val="22"/>
          <w:szCs w:val="22"/>
        </w:rPr>
        <w:t xml:space="preserve">2.3.1(a)(ii) or 2.3.1(b), if the Corporation does not effect a dissolution of the Corporation under the General Corporation Law within 90 days after </w:t>
      </w:r>
      <w:del w:id="289" w:author="Rubicon Law" w:date="2026-10-08T17:26:09.524Z">
        <w:r>
          <w:rPr>
            <w:rFonts w:ascii="Calibri" w:cs="Calibri" w:eastAsia="Calibri" w:hAnsi="Calibri"/>
            <w:sz w:val="22"/>
            <w:szCs w:val="22"/>
          </w:rPr>
          <w:delText xml:space="preserve">such </w:delText>
        </w:r>
      </w:del>
      <w:ins w:id="29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Event, then (i) the Corporation shall send a written notice to each holder of Preferred Stock no later than the 90th day after the Deemed Liquidation Event advising </w:t>
      </w:r>
      <w:del w:id="291" w:author="Rubicon Law" w:date="2026-10-08T17:26:09.524Z">
        <w:r>
          <w:rPr>
            <w:rFonts w:ascii="Calibri" w:cs="Calibri" w:eastAsia="Calibri" w:hAnsi="Calibri"/>
            <w:sz w:val="22"/>
            <w:szCs w:val="22"/>
          </w:rPr>
          <w:delText xml:space="preserve">such </w:delText>
        </w:r>
      </w:del>
      <w:ins w:id="29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holders of their right (and the requirements to be met to secure </w:t>
      </w:r>
      <w:del w:id="293" w:author="Rubicon Law" w:date="2026-10-08T17:26:09.524Z">
        <w:r>
          <w:rPr>
            <w:rFonts w:ascii="Calibri" w:cs="Calibri" w:eastAsia="Calibri" w:hAnsi="Calibri"/>
            <w:sz w:val="22"/>
            <w:szCs w:val="22"/>
          </w:rPr>
          <w:delText xml:space="preserve">such </w:delText>
        </w:r>
      </w:del>
      <w:ins w:id="294"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right) </w:t>
      </w:r>
      <w:del w:id="295" w:author="Rubicon Law" w:date="2026-10-08T17:26:09.524Z">
        <w:r>
          <w:rPr>
            <w:rFonts w:ascii="Calibri" w:cs="Calibri" w:eastAsia="Calibri" w:hAnsi="Calibri"/>
            <w:sz w:val="22"/>
            <w:szCs w:val="22"/>
          </w:rPr>
          <w:delText xml:space="preserve">pursuant to the terms of the following </w:delText>
        </w:r>
      </w:del>
      <w:ins w:id="296"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clause (ii) to require the redemption of </w:t>
      </w:r>
      <w:del w:id="297" w:author="Rubicon Law" w:date="2026-10-08T17:26:09.524Z">
        <w:r>
          <w:rPr>
            <w:rFonts w:ascii="Calibri" w:cs="Calibri" w:eastAsia="Calibri" w:hAnsi="Calibri"/>
            <w:sz w:val="22"/>
            <w:szCs w:val="22"/>
          </w:rPr>
          <w:delText xml:space="preserve">such </w:delText>
        </w:r>
      </w:del>
      <w:ins w:id="298" w:author="Rubicon Law" w:date="2026-10-08T17:26:09.524Z">
        <w:r>
          <w:rPr>
            <w:rFonts w:ascii="Calibri" w:cs="Calibri" w:eastAsia="Calibri" w:hAnsi="Calibri"/>
            <w:sz w:val="22"/>
            <w:szCs w:val="22"/>
          </w:rPr>
          <w:t xml:space="preserve">their </w:t>
        </w:r>
      </w:ins>
      <w:r>
        <w:rPr>
          <w:rFonts w:ascii="Calibri" w:cs="Calibri" w:eastAsia="Calibri" w:hAnsi="Calibri"/>
          <w:sz w:val="22"/>
          <w:szCs w:val="22"/>
        </w:rPr>
        <w:t xml:space="preserve">shares of Preferred Stock, and (ii) if the Requisite Holders so request in a written instrument delivered to the Corporation not later than 120 days after </w:t>
      </w:r>
      <w:del w:id="299" w:author="Rubicon Law" w:date="2026-10-08T17:26:09.524Z">
        <w:r>
          <w:rPr>
            <w:rFonts w:ascii="Calibri" w:cs="Calibri" w:eastAsia="Calibri" w:hAnsi="Calibri"/>
            <w:sz w:val="22"/>
            <w:szCs w:val="22"/>
          </w:rPr>
          <w:delText xml:space="preserve">such </w:delText>
        </w:r>
      </w:del>
      <w:ins w:id="30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Event, the Corporation shall use the consideration received by the Corporation for </w:t>
      </w:r>
      <w:del w:id="301" w:author="Rubicon Law" w:date="2026-10-08T17:26:09.524Z">
        <w:r>
          <w:rPr>
            <w:rFonts w:ascii="Calibri" w:cs="Calibri" w:eastAsia="Calibri" w:hAnsi="Calibri"/>
            <w:sz w:val="22"/>
            <w:szCs w:val="22"/>
          </w:rPr>
          <w:delText xml:space="preserve">such </w:delText>
        </w:r>
      </w:del>
      <w:ins w:id="30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Event (net of any retained liabilities associated with the assets sold or technology licensed, any other expenses reasonably related to </w:t>
      </w:r>
      <w:del w:id="303" w:author="Rubicon Law" w:date="2026-10-08T17:26:09.524Z">
        <w:r>
          <w:rPr>
            <w:rFonts w:ascii="Calibri" w:cs="Calibri" w:eastAsia="Calibri" w:hAnsi="Calibri"/>
            <w:sz w:val="22"/>
            <w:szCs w:val="22"/>
          </w:rPr>
          <w:delText xml:space="preserve">such </w:delText>
        </w:r>
      </w:del>
      <w:ins w:id="30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w:t>
      </w:r>
      <w:del w:id="305" w:author="Rubicon Law" w:date="2026-10-08T17:26:09.524Z">
        <w:r>
          <w:rPr>
            <w:rFonts w:ascii="Calibri" w:cs="Calibri" w:eastAsia="Calibri" w:hAnsi="Calibri"/>
            <w:sz w:val="22"/>
            <w:szCs w:val="22"/>
          </w:rPr>
          <w:delText xml:space="preserve">Event or </w:delText>
        </w:r>
      </w:del>
      <w:ins w:id="306" w:author="Rubicon Law" w:date="2026-10-08T17:26:09.524Z">
        <w:r>
          <w:rPr>
            <w:rFonts w:ascii="Calibri" w:cs="Calibri" w:eastAsia="Calibri" w:hAnsi="Calibri"/>
            <w:sz w:val="22"/>
            <w:szCs w:val="22"/>
          </w:rPr>
          <w:t xml:space="preserve">Event, and </w:t>
        </w:r>
      </w:ins>
      <w:r>
        <w:rPr>
          <w:rFonts w:ascii="Calibri" w:cs="Calibri" w:eastAsia="Calibri" w:hAnsi="Calibri"/>
          <w:sz w:val="22"/>
          <w:szCs w:val="22"/>
        </w:rPr>
        <w:t xml:space="preserve">any </w:t>
      </w:r>
      <w:del w:id="307" w:author="Rubicon Law" w:date="2026-10-08T17:26:09.524Z">
        <w:r>
          <w:rPr>
            <w:rFonts w:ascii="Calibri" w:cs="Calibri" w:eastAsia="Calibri" w:hAnsi="Calibri"/>
            <w:sz w:val="22"/>
            <w:szCs w:val="22"/>
          </w:rPr>
          <w:delText xml:space="preserve">other </w:delText>
        </w:r>
      </w:del>
      <w:r>
        <w:rPr>
          <w:rFonts w:ascii="Calibri" w:cs="Calibri" w:eastAsia="Calibri" w:hAnsi="Calibri"/>
          <w:sz w:val="22"/>
          <w:szCs w:val="22"/>
        </w:rPr>
        <w:t xml:space="preserve">expenses incident to the dissolution of the </w:t>
      </w:r>
      <w:del w:id="308" w:author="Rubicon Law" w:date="2026-10-08T17:26:09.524Z">
        <w:r>
          <w:rPr>
            <w:rFonts w:ascii="Calibri" w:cs="Calibri" w:eastAsia="Calibri" w:hAnsi="Calibri"/>
            <w:sz w:val="22"/>
            <w:szCs w:val="22"/>
          </w:rPr>
          <w:delText xml:space="preserve">Corporation as provided herein, </w:delText>
        </w:r>
      </w:del>
      <w:ins w:id="309" w:author="Rubicon Law" w:date="2026-10-08T17:26:09.524Z">
        <w:r>
          <w:rPr>
            <w:rFonts w:ascii="Calibri" w:cs="Calibri" w:eastAsia="Calibri" w:hAnsi="Calibri"/>
            <w:sz w:val="22"/>
            <w:szCs w:val="22"/>
          </w:rPr>
          <w:t xml:space="preserve">Corporation, </w:t>
        </w:r>
      </w:ins>
      <w:r>
        <w:rPr>
          <w:rFonts w:ascii="Calibri" w:cs="Calibri" w:eastAsia="Calibri" w:hAnsi="Calibri"/>
          <w:sz w:val="22"/>
          <w:szCs w:val="22"/>
        </w:rPr>
        <w:t xml:space="preserve">in each case as determined in good faith by the Board of Directors), together with any other assets of the Corporation available for distribution to its stockholders, all to the extent permitted by Delaware law governing distributions to stockholders (the "Available </w:t>
      </w:r>
      <w:del w:id="310" w:author="Rubicon Law" w:date="2026-10-08T17:26:09.524Z">
        <w:r>
          <w:rPr>
            <w:rFonts w:ascii="Calibri" w:cs="Calibri" w:eastAsia="Calibri" w:hAnsi="Calibri"/>
            <w:sz w:val="22"/>
            <w:szCs w:val="22"/>
          </w:rPr>
          <w:delText xml:space="preserve">Proceeds") </w:delText>
        </w:r>
      </w:del>
      <w:ins w:id="311" w:author="Rubicon Law" w:date="2026-10-08T17:26:09.524Z">
        <w:r>
          <w:rPr>
            <w:rFonts w:ascii="Calibri" w:cs="Calibri" w:eastAsia="Calibri" w:hAnsi="Calibri"/>
            <w:sz w:val="22"/>
            <w:szCs w:val="22"/>
          </w:rPr>
          <w:t xml:space="preserve">Proceeds"), </w:t>
        </w:r>
      </w:ins>
      <w:r>
        <w:rPr>
          <w:rFonts w:ascii="Calibri" w:cs="Calibri" w:eastAsia="Calibri" w:hAnsi="Calibri"/>
          <w:sz w:val="22"/>
          <w:szCs w:val="22"/>
        </w:rPr>
        <w:t xml:space="preserve">on the 150th day after </w:t>
      </w:r>
      <w:del w:id="312" w:author="Rubicon Law" w:date="2026-10-08T17:26:09.524Z">
        <w:r>
          <w:rPr>
            <w:rFonts w:ascii="Calibri" w:cs="Calibri" w:eastAsia="Calibri" w:hAnsi="Calibri"/>
            <w:sz w:val="22"/>
            <w:szCs w:val="22"/>
          </w:rPr>
          <w:delText xml:space="preserve">such </w:delText>
        </w:r>
      </w:del>
      <w:ins w:id="31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w:t>
      </w:r>
      <w:del w:id="314" w:author="Rubicon Law" w:date="2026-10-08T17:26:09.524Z">
        <w:r>
          <w:rPr>
            <w:rFonts w:ascii="Calibri" w:cs="Calibri" w:eastAsia="Calibri" w:hAnsi="Calibri"/>
            <w:sz w:val="22"/>
            <w:szCs w:val="22"/>
          </w:rPr>
          <w:delText xml:space="preserve">Event (the "DLE Redemption Date"), </w:delText>
        </w:r>
      </w:del>
      <w:ins w:id="315" w:author="Rubicon Law" w:date="2026-10-08T17:26:09.524Z">
        <w:r>
          <w:rPr>
            <w:rFonts w:ascii="Calibri" w:cs="Calibri" w:eastAsia="Calibri" w:hAnsi="Calibri"/>
            <w:sz w:val="22"/>
            <w:szCs w:val="22"/>
          </w:rPr>
          <w:t xml:space="preserve">Event, </w:t>
        </w:r>
      </w:ins>
      <w:r>
        <w:rPr>
          <w:rFonts w:ascii="Calibri" w:cs="Calibri" w:eastAsia="Calibri" w:hAnsi="Calibri"/>
          <w:sz w:val="22"/>
          <w:szCs w:val="22"/>
        </w:rPr>
        <w:t xml:space="preserve">to redeem all outstanding shares of Preferred Stock at a price per share equal to the applicable Liquidation </w:t>
      </w:r>
      <w:del w:id="316" w:author="Rubicon Law" w:date="2026-10-08T17:26:09.524Z">
        <w:r>
          <w:rPr>
            <w:rFonts w:ascii="Calibri" w:cs="Calibri" w:eastAsia="Calibri" w:hAnsi="Calibri"/>
            <w:sz w:val="22"/>
            <w:szCs w:val="22"/>
          </w:rPr>
          <w:delText xml:space="preserve">Amount; provided,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ten business days following the date on which such prohibition expires. Notwithstanding the foregoing, in the event of a redemption pursuant to the preceding sentence, if </w:delText>
        </w:r>
      </w:del>
      <w:ins w:id="317" w:author="Rubicon Law" w:date="2026-10-08T17:26:09.524Z">
        <w:r>
          <w:rPr>
            <w:rFonts w:ascii="Calibri" w:cs="Calibri" w:eastAsia="Calibri" w:hAnsi="Calibri"/>
            <w:sz w:val="22"/>
            <w:szCs w:val="22"/>
          </w:rPr>
          <w:t xml:space="preserve">Amount. If </w:t>
        </w:r>
      </w:ins>
      <w:r>
        <w:rPr>
          <w:rFonts w:ascii="Calibri" w:cs="Calibri" w:eastAsia="Calibri" w:hAnsi="Calibri"/>
          <w:sz w:val="22"/>
          <w:szCs w:val="22"/>
        </w:rPr>
        <w:t xml:space="preserve">the Available Proceeds are not sufficient to redeem all outstanding shares of Preferred Stock, the Corporation shall redeem a pro rata portion of each holder's shares of Preferred Stock to the fullest extent of </w:t>
      </w:r>
      <w:del w:id="318" w:author="Rubicon Law" w:date="2026-10-08T17:26:09.524Z">
        <w:r>
          <w:rPr>
            <w:rFonts w:ascii="Calibri" w:cs="Calibri" w:eastAsia="Calibri" w:hAnsi="Calibri"/>
            <w:sz w:val="22"/>
            <w:szCs w:val="22"/>
          </w:rPr>
          <w:delText xml:space="preserve">such </w:delText>
        </w:r>
      </w:del>
      <w:ins w:id="31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Available Proceeds, based on the respective amounts </w:t>
      </w:r>
      <w:del w:id="320" w:author="Rubicon Law" w:date="2026-10-08T17:26:09.524Z">
        <w:r>
          <w:rPr>
            <w:rFonts w:ascii="Calibri" w:cs="Calibri" w:eastAsia="Calibri" w:hAnsi="Calibri"/>
            <w:sz w:val="22"/>
            <w:szCs w:val="22"/>
          </w:rPr>
          <w:delText xml:space="preserve">which </w:delText>
        </w:r>
      </w:del>
      <w:ins w:id="32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would otherwise be payable in respect of the shares to be redeemed if the Available Proceeds were sufficient to redeem all </w:t>
      </w:r>
      <w:del w:id="322" w:author="Rubicon Law" w:date="2026-10-08T17:26:09.524Z">
        <w:r>
          <w:rPr>
            <w:rFonts w:ascii="Calibri" w:cs="Calibri" w:eastAsia="Calibri" w:hAnsi="Calibri"/>
            <w:sz w:val="22"/>
            <w:szCs w:val="22"/>
          </w:rPr>
          <w:delText xml:space="preserve">such </w:delText>
        </w:r>
      </w:del>
      <w:ins w:id="323" w:author="Rubicon Law" w:date="2026-10-08T17:26:09.524Z">
        <w:r>
          <w:rPr>
            <w:rFonts w:ascii="Calibri" w:cs="Calibri" w:eastAsia="Calibri" w:hAnsi="Calibri"/>
            <w:sz w:val="22"/>
            <w:szCs w:val="22"/>
          </w:rPr>
          <w:t xml:space="preserve">of those </w:t>
        </w:r>
      </w:ins>
      <w:r>
        <w:rPr>
          <w:rFonts w:ascii="Calibri" w:cs="Calibri" w:eastAsia="Calibri" w:hAnsi="Calibri"/>
          <w:sz w:val="22"/>
          <w:szCs w:val="22"/>
        </w:rPr>
        <w:t xml:space="preserve">shares, and shall redeem the remaining shares as soon as it may lawfully do so under Delaware law governing distributions to stockholders. </w:t>
      </w:r>
      <w:del w:id="324" w:author="Rubicon Law" w:date="2026-10-08T17:26:09.524Z">
        <w:r>
          <w:rPr>
            <w:rFonts w:ascii="Calibri" w:cs="Calibri" w:eastAsia="Calibri" w:hAnsi="Calibri"/>
            <w:sz w:val="22"/>
            <w:szCs w:val="22"/>
          </w:rPr>
          <w:delText xml:space="preserve">Prior to </w:delText>
        </w:r>
      </w:del>
      <w:ins w:id="325" w:author="Rubicon Law" w:date="2026-10-08T17:26:09.524Z">
        <w:r>
          <w:rPr>
            <w:rFonts w:ascii="Calibri" w:cs="Calibri" w:eastAsia="Calibri" w:hAnsi="Calibri"/>
            <w:sz w:val="22"/>
            <w:szCs w:val="22"/>
          </w:rPr>
          <w:t xml:space="preserve">Before </w:t>
        </w:r>
      </w:ins>
      <w:r>
        <w:rPr>
          <w:rFonts w:ascii="Calibri" w:cs="Calibri" w:eastAsia="Calibri" w:hAnsi="Calibri"/>
          <w:sz w:val="22"/>
          <w:szCs w:val="22"/>
        </w:rPr>
        <w:t xml:space="preserve">the distribution or redemption provided for in this Section 2.3.2(b), the Corporation shall not expend or dissipate the Available Proceeds for any purpose, except to discharge expenses incurred in connection with </w:t>
      </w:r>
      <w:del w:id="326" w:author="Rubicon Law" w:date="2026-10-08T17:26:09.524Z">
        <w:r>
          <w:rPr>
            <w:rFonts w:ascii="Calibri" w:cs="Calibri" w:eastAsia="Calibri" w:hAnsi="Calibri"/>
            <w:sz w:val="22"/>
            <w:szCs w:val="22"/>
          </w:rPr>
          <w:delText xml:space="preserve">such </w:delText>
        </w:r>
      </w:del>
      <w:ins w:id="32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w:t>
      </w:r>
      <w:del w:id="328" w:author="Rubicon Law" w:date="2026-10-08T17:26:09.524Z">
        <w:r>
          <w:rPr>
            <w:rFonts w:ascii="Calibri" w:cs="Calibri" w:eastAsia="Calibri" w:hAnsi="Calibri"/>
            <w:sz w:val="22"/>
            <w:szCs w:val="22"/>
          </w:rPr>
          <w:delText xml:space="preserve">Event. In connection with a distribution or redemption provided for in Section 2.3.2, the Corporation shall send written notice of the redemption (the "Redemption Notice") to each holder of record of Preferred Stock. Each Redemption Notice shall state:</w:delText>
        </w:r>
      </w:del>
      <w:ins w:id="329" w:author="Rubicon Law" w:date="2026-10-08T17:26:09.524Z">
        <w:r>
          <w:rPr>
            <w:rFonts w:ascii="Calibri" w:cs="Calibri" w:eastAsia="Calibri" w:hAnsi="Calibri"/>
            <w:sz w:val="22"/>
            <w:szCs w:val="22"/>
          </w:rPr>
          <w:t xml:space="preserve">Event.</w:t>
        </w:r>
      </w:ins>
    </w:p>
    <w:p>
      <w:pPr>
        <w:spacing w:after="200"/>
      </w:pPr>
      <w:del w:id="330" w:author="Rubicon Law" w:date="2026-10-08T17:26:09.524Z">
        <w:r>
          <w:rPr>
            <w:rFonts w:ascii="Calibri" w:cs="Calibri" w:eastAsia="Calibri" w:hAnsi="Calibri"/>
            <w:sz w:val="22"/>
            <w:szCs w:val="22"/>
          </w:rPr>
          <w:delText xml:space="preserve">(i) the number of shares of Preferred Stock held by the holder that the Corporation shall redeem on the date specified in the Redemption Notice;</w:delText>
        </w:r>
      </w:del>
    </w:p>
    <w:p>
      <w:pPr>
        <w:spacing w:after="200"/>
      </w:pPr>
      <w:del w:id="331" w:author="Rubicon Law" w:date="2026-10-08T17:26:09.524Z">
        <w:r>
          <w:rPr>
            <w:rFonts w:ascii="Calibri" w:cs="Calibri" w:eastAsia="Calibri" w:hAnsi="Calibri"/>
            <w:sz w:val="22"/>
            <w:szCs w:val="22"/>
          </w:rPr>
          <w:delText xml:space="preserve">(ii) the redemption date and the price per share at which the shares of Preferred Stock are being redeemed;</w:delText>
        </w:r>
      </w:del>
    </w:p>
    <w:p>
      <w:pPr>
        <w:spacing w:after="200"/>
      </w:pPr>
      <w:del w:id="332" w:author="Rubicon Law" w:date="2026-10-08T17:26:09.524Z">
        <w:r>
          <w:rPr>
            <w:rFonts w:ascii="Calibri" w:cs="Calibri" w:eastAsia="Calibri" w:hAnsi="Calibri"/>
            <w:sz w:val="22"/>
            <w:szCs w:val="22"/>
          </w:rPr>
          <w:delText xml:space="preserve">(iii) for holders of shares in certificated form, that the holder is to surrender to the Corporation, in the manner and at the place designated, his, her or its certificate or certificates representing the shares of Preferred Stock to be redeemed.</w:delText>
        </w:r>
      </w:del>
    </w:p>
    <w:p>
      <w:pPr>
        <w:spacing w:after="200"/>
      </w:pPr>
      <w:del w:id="333" w:author="Rubicon Law" w:date="2026-10-08T17:26:09.524Z">
        <w:r>
          <w:rPr>
            <w:rFonts w:ascii="Calibri" w:cs="Calibri" w:eastAsia="Calibri" w:hAnsi="Calibri"/>
            <w:sz w:val="22"/>
            <w:szCs w:val="22"/>
          </w:rPr>
          <w:delTex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certificates therefor.]</w:delText>
        </w:r>
      </w:del>
    </w:p>
    <w:p>
      <w:pPr>
        <w:spacing w:after="200"/>
      </w:pPr>
      <w:r>
        <w:rPr>
          <w:rFonts w:ascii="Calibri" w:cs="Calibri" w:eastAsia="Calibri" w:hAnsi="Calibri"/>
          <w:sz w:val="22"/>
          <w:szCs w:val="22"/>
        </w:rPr>
        <w:t xml:space="preserve">2.3.3 Amount Deemed Paid or Distributed. The amount deemed paid or distributed to the holders of capital stock of the Corporation upon any </w:t>
      </w:r>
      <w:del w:id="334"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merger, consolidation, sale, transfer, exclusive license, other disposition or redemption </w:t>
      </w:r>
      <w:del w:id="335" w:author="Rubicon Law" w:date="2026-10-08T17:26:09.524Z">
        <w:r>
          <w:rPr>
            <w:rFonts w:ascii="Calibri" w:cs="Calibri" w:eastAsia="Calibri" w:hAnsi="Calibri"/>
            <w:sz w:val="22"/>
            <w:szCs w:val="22"/>
          </w:rPr>
          <w:delText xml:space="preserve">shall be </w:delText>
        </w:r>
      </w:del>
      <w:ins w:id="336" w:author="Rubicon Law" w:date="2026-10-08T17:26:09.524Z">
        <w:r>
          <w:rPr>
            <w:rFonts w:ascii="Calibri" w:cs="Calibri" w:eastAsia="Calibri" w:hAnsi="Calibri"/>
            <w:sz w:val="22"/>
            <w:szCs w:val="22"/>
          </w:rPr>
          <w:t xml:space="preserve">described in this Section 2.3 is </w:t>
        </w:r>
      </w:ins>
      <w:r>
        <w:rPr>
          <w:rFonts w:ascii="Calibri" w:cs="Calibri" w:eastAsia="Calibri" w:hAnsi="Calibri"/>
          <w:sz w:val="22"/>
          <w:szCs w:val="22"/>
        </w:rPr>
        <w:t xml:space="preserve">the cash or the value of the property, rights or securities to be paid or distributed to </w:t>
      </w:r>
      <w:del w:id="337" w:author="Rubicon Law" w:date="2026-10-08T17:26:09.524Z">
        <w:r>
          <w:rPr>
            <w:rFonts w:ascii="Calibri" w:cs="Calibri" w:eastAsia="Calibri" w:hAnsi="Calibri"/>
            <w:sz w:val="22"/>
            <w:szCs w:val="22"/>
          </w:rPr>
          <w:delText xml:space="preserve">such </w:delText>
        </w:r>
      </w:del>
      <w:ins w:id="338"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holders </w:t>
      </w:r>
      <w:del w:id="339" w:author="Rubicon Law" w:date="2026-10-08T17:26:09.524Z">
        <w:r>
          <w:rPr>
            <w:rFonts w:ascii="Calibri" w:cs="Calibri" w:eastAsia="Calibri" w:hAnsi="Calibri"/>
            <w:sz w:val="22"/>
            <w:szCs w:val="22"/>
          </w:rPr>
          <w:delText xml:space="preserve">pursuant to such </w:delText>
        </w:r>
      </w:del>
      <w:ins w:id="340" w:author="Rubicon Law" w:date="2026-10-08T17:26:09.524Z">
        <w:r>
          <w:rPr>
            <w:rFonts w:ascii="Calibri" w:cs="Calibri" w:eastAsia="Calibri" w:hAnsi="Calibri"/>
            <w:sz w:val="22"/>
            <w:szCs w:val="22"/>
          </w:rPr>
          <w:t xml:space="preserve">in the </w:t>
        </w:r>
      </w:ins>
      <w:r>
        <w:rPr>
          <w:rFonts w:ascii="Calibri" w:cs="Calibri" w:eastAsia="Calibri" w:hAnsi="Calibri"/>
          <w:sz w:val="22"/>
          <w:szCs w:val="22"/>
        </w:rPr>
        <w:t xml:space="preserve">Deemed Liquidation Event. The value of </w:t>
      </w:r>
      <w:del w:id="341" w:author="Rubicon Law" w:date="2026-10-08T17:26:09.524Z">
        <w:r>
          <w:rPr>
            <w:rFonts w:ascii="Calibri" w:cs="Calibri" w:eastAsia="Calibri" w:hAnsi="Calibri"/>
            <w:sz w:val="22"/>
            <w:szCs w:val="22"/>
          </w:rPr>
          <w:delText xml:space="preserve">such </w:delText>
        </w:r>
      </w:del>
      <w:ins w:id="34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property, rights or securities </w:t>
      </w:r>
      <w:del w:id="343" w:author="Rubicon Law" w:date="2026-10-08T17:26:09.524Z">
        <w:r>
          <w:rPr>
            <w:rFonts w:ascii="Calibri" w:cs="Calibri" w:eastAsia="Calibri" w:hAnsi="Calibri"/>
            <w:sz w:val="22"/>
            <w:szCs w:val="22"/>
          </w:rPr>
          <w:delText xml:space="preserve">shall </w:delText>
        </w:r>
      </w:del>
      <w:ins w:id="344"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determined in good faith by the Board of </w:t>
      </w:r>
      <w:del w:id="345" w:author="Rubicon Law" w:date="2026-10-08T17:26:09.524Z">
        <w:r>
          <w:rPr>
            <w:rFonts w:ascii="Calibri" w:cs="Calibri" w:eastAsia="Calibri" w:hAnsi="Calibri"/>
            <w:sz w:val="22"/>
            <w:szCs w:val="22"/>
          </w:rPr>
          <w:delText xml:space="preserve">Directors[, including the approval of [at least one] Preferred Director (as defined herein)].</w:delText>
        </w:r>
      </w:del>
      <w:ins w:id="346" w:author="Rubicon Law" w:date="2026-10-08T17:26:09.524Z">
        <w:r>
          <w:rPr>
            <w:rFonts w:ascii="Calibri" w:cs="Calibri" w:eastAsia="Calibri" w:hAnsi="Calibri"/>
            <w:sz w:val="22"/>
            <w:szCs w:val="22"/>
          </w:rPr>
          <w:t xml:space="preserve">Directors.</w:t>
        </w:r>
      </w:ins>
    </w:p>
    <w:p>
      <w:pPr>
        <w:spacing w:after="200"/>
      </w:pPr>
      <w:r>
        <w:rPr>
          <w:rFonts w:ascii="Calibri" w:cs="Calibri" w:eastAsia="Calibri" w:hAnsi="Calibri"/>
          <w:sz w:val="22"/>
          <w:szCs w:val="22"/>
        </w:rPr>
        <w:t xml:space="preserve">2.3.4 Allocation of Escrow and Contingent Consideration. In the event of a Deemed Liquidation Event </w:t>
      </w:r>
      <w:del w:id="347" w:author="Rubicon Law" w:date="2026-10-08T17:26:09.524Z">
        <w:r>
          <w:rPr>
            <w:rFonts w:ascii="Calibri" w:cs="Calibri" w:eastAsia="Calibri" w:hAnsi="Calibri"/>
            <w:sz w:val="22"/>
            <w:szCs w:val="22"/>
          </w:rPr>
          <w:delText xml:space="preserve">pursuant to </w:delText>
        </w:r>
      </w:del>
      <w:ins w:id="348"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2.3.1(a)(i), if any portion of the consideration payable to the stockholders of the Corporation is payable only upon satisfaction of contingencies (the "Additional Consideration"), the Transaction Document </w:t>
      </w:r>
      <w:del w:id="349" w:author="Rubicon Law" w:date="2026-10-08T17:26:09.524Z">
        <w:r>
          <w:rPr>
            <w:rFonts w:ascii="Calibri" w:cs="Calibri" w:eastAsia="Calibri" w:hAnsi="Calibri"/>
            <w:sz w:val="22"/>
            <w:szCs w:val="22"/>
          </w:rPr>
          <w:delText xml:space="preserve">shall </w:delText>
        </w:r>
      </w:del>
      <w:ins w:id="350" w:author="Rubicon Law" w:date="2026-10-08T17:26:09.524Z">
        <w:r>
          <w:rPr>
            <w:rFonts w:ascii="Calibri" w:cs="Calibri" w:eastAsia="Calibri" w:hAnsi="Calibri"/>
            <w:sz w:val="22"/>
            <w:szCs w:val="22"/>
          </w:rPr>
          <w:t xml:space="preserve">must </w:t>
        </w:r>
      </w:ins>
      <w:r>
        <w:rPr>
          <w:rFonts w:ascii="Calibri" w:cs="Calibri" w:eastAsia="Calibri" w:hAnsi="Calibri"/>
          <w:sz w:val="22"/>
          <w:szCs w:val="22"/>
        </w:rPr>
        <w:t xml:space="preserve">provide that (a) the portion of </w:t>
      </w:r>
      <w:del w:id="351" w:author="Rubicon Law" w:date="2026-10-08T17:26:09.524Z">
        <w:r>
          <w:rPr>
            <w:rFonts w:ascii="Calibri" w:cs="Calibri" w:eastAsia="Calibri" w:hAnsi="Calibri"/>
            <w:sz w:val="22"/>
            <w:szCs w:val="22"/>
          </w:rPr>
          <w:delText xml:space="preserve">such </w:delText>
        </w:r>
      </w:del>
      <w:ins w:id="35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consideration that is not Additional Consideration </w:t>
      </w:r>
      <w:del w:id="353" w:author="Rubicon Law" w:date="2026-10-08T17:26:09.524Z">
        <w:r>
          <w:rPr>
            <w:rFonts w:ascii="Calibri" w:cs="Calibri" w:eastAsia="Calibri" w:hAnsi="Calibri"/>
            <w:sz w:val="22"/>
            <w:szCs w:val="22"/>
          </w:rPr>
          <w:delText xml:space="preserve">(such portion, the </w:delText>
        </w:r>
      </w:del>
      <w:ins w:id="35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"Initial Consideration") </w:t>
      </w:r>
      <w:del w:id="355" w:author="Rubicon Law" w:date="2026-10-08T17:26:09.524Z">
        <w:r>
          <w:rPr>
            <w:rFonts w:ascii="Calibri" w:cs="Calibri" w:eastAsia="Calibri" w:hAnsi="Calibri"/>
            <w:sz w:val="22"/>
            <w:szCs w:val="22"/>
          </w:rPr>
          <w:delText xml:space="preserve">shall </w:delText>
        </w:r>
      </w:del>
      <w:ins w:id="35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allocated among the holders of capital stock of the Corporation in accordance with Sections 2.1 and 2.2 as if the Initial Consideration were the only consideration payable in connection with </w:t>
      </w:r>
      <w:del w:id="357" w:author="Rubicon Law" w:date="2026-10-08T17:26:09.524Z">
        <w:r>
          <w:rPr>
            <w:rFonts w:ascii="Calibri" w:cs="Calibri" w:eastAsia="Calibri" w:hAnsi="Calibri"/>
            <w:sz w:val="22"/>
            <w:szCs w:val="22"/>
          </w:rPr>
          <w:delText xml:space="preserve">such </w:delText>
        </w:r>
      </w:del>
      <w:ins w:id="35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w:t>
      </w:r>
      <w:del w:id="359" w:author="Rubicon Law" w:date="2026-10-08T17:26:09.524Z">
        <w:r>
          <w:rPr>
            <w:rFonts w:ascii="Calibri" w:cs="Calibri" w:eastAsia="Calibri" w:hAnsi="Calibri"/>
            <w:sz w:val="22"/>
            <w:szCs w:val="22"/>
          </w:rPr>
          <w:delText xml:space="preserve">Event; </w:delText>
        </w:r>
      </w:del>
      <w:ins w:id="360" w:author="Rubicon Law" w:date="2026-10-08T17:26:09.524Z">
        <w:r>
          <w:rPr>
            <w:rFonts w:ascii="Calibri" w:cs="Calibri" w:eastAsia="Calibri" w:hAnsi="Calibri"/>
            <w:sz w:val="22"/>
            <w:szCs w:val="22"/>
          </w:rPr>
          <w:t xml:space="preserve">Event, </w:t>
        </w:r>
      </w:ins>
      <w:r>
        <w:rPr>
          <w:rFonts w:ascii="Calibri" w:cs="Calibri" w:eastAsia="Calibri" w:hAnsi="Calibri"/>
          <w:sz w:val="22"/>
          <w:szCs w:val="22"/>
        </w:rPr>
        <w:t xml:space="preserve">and (b) any Additional Consideration </w:t>
      </w:r>
      <w:del w:id="361" w:author="Rubicon Law" w:date="2026-10-08T17:26:09.524Z">
        <w:r>
          <w:rPr>
            <w:rFonts w:ascii="Calibri" w:cs="Calibri" w:eastAsia="Calibri" w:hAnsi="Calibri"/>
            <w:sz w:val="22"/>
            <w:szCs w:val="22"/>
          </w:rPr>
          <w:delText xml:space="preserve">which </w:delText>
        </w:r>
      </w:del>
      <w:ins w:id="36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becomes payable to the stockholders of the Corporation upon satisfaction of </w:t>
      </w:r>
      <w:del w:id="363" w:author="Rubicon Law" w:date="2026-10-08T17:26:09.524Z">
        <w:r>
          <w:rPr>
            <w:rFonts w:ascii="Calibri" w:cs="Calibri" w:eastAsia="Calibri" w:hAnsi="Calibri"/>
            <w:sz w:val="22"/>
            <w:szCs w:val="22"/>
          </w:rPr>
          <w:delText xml:space="preserve">such </w:delText>
        </w:r>
      </w:del>
      <w:ins w:id="36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contingencies </w:t>
      </w:r>
      <w:del w:id="365" w:author="Rubicon Law" w:date="2026-10-08T17:26:09.524Z">
        <w:r>
          <w:rPr>
            <w:rFonts w:ascii="Calibri" w:cs="Calibri" w:eastAsia="Calibri" w:hAnsi="Calibri"/>
            <w:sz w:val="22"/>
            <w:szCs w:val="22"/>
          </w:rPr>
          <w:delText xml:space="preserve">shall </w:delText>
        </w:r>
      </w:del>
      <w:ins w:id="36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allocated among the holders of capital stock of the Corporation in accordance with Sections 2.1 and 2.2 after taking into account the previous payment of the Initial Consideration as part of the same transaction. For </w:t>
      </w:r>
      <w:del w:id="367" w:author="Rubicon Law" w:date="2026-10-08T17:26:09.524Z">
        <w:r>
          <w:rPr>
            <w:rFonts w:ascii="Calibri" w:cs="Calibri" w:eastAsia="Calibri" w:hAnsi="Calibri"/>
            <w:sz w:val="22"/>
            <w:szCs w:val="22"/>
          </w:rPr>
          <w:delText xml:space="preserve">the </w:delText>
        </w:r>
      </w:del>
      <w:r>
        <w:rPr>
          <w:rFonts w:ascii="Calibri" w:cs="Calibri" w:eastAsia="Calibri" w:hAnsi="Calibri"/>
          <w:sz w:val="22"/>
          <w:szCs w:val="22"/>
        </w:rPr>
        <w:t xml:space="preserve">purposes of this Section 2.3.4, consideration placed into escrow or retained as a holdback to be available for satisfaction of indemnification or similar obligations in connection with </w:t>
      </w:r>
      <w:del w:id="368" w:author="Rubicon Law" w:date="2026-10-08T17:26:09.524Z">
        <w:r>
          <w:rPr>
            <w:rFonts w:ascii="Calibri" w:cs="Calibri" w:eastAsia="Calibri" w:hAnsi="Calibri"/>
            <w:sz w:val="22"/>
            <w:szCs w:val="22"/>
          </w:rPr>
          <w:delText xml:space="preserve">such </w:delText>
        </w:r>
      </w:del>
      <w:ins w:id="36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Deemed Liquidation Event </w:t>
      </w:r>
      <w:del w:id="370" w:author="Rubicon Law" w:date="2026-10-08T17:26:09.524Z">
        <w:r>
          <w:rPr>
            <w:rFonts w:ascii="Calibri" w:cs="Calibri" w:eastAsia="Calibri" w:hAnsi="Calibri"/>
            <w:sz w:val="22"/>
            <w:szCs w:val="22"/>
          </w:rPr>
          <w:delText xml:space="preserve">shall be </w:delText>
        </w:r>
      </w:del>
      <w:ins w:id="371"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deemed to be </w:t>
      </w:r>
      <w:del w:id="372" w:author="Rubicon Law" w:date="2026-10-08T17:26:09.524Z">
        <w:r>
          <w:rPr>
            <w:rFonts w:ascii="Calibri" w:cs="Calibri" w:eastAsia="Calibri" w:hAnsi="Calibri"/>
            <w:sz w:val="22"/>
            <w:szCs w:val="22"/>
          </w:rPr>
          <w:delText xml:space="preserve">[Initial Consideration] [Additional Consideration].</w:delText>
        </w:r>
      </w:del>
      <w:ins w:id="373" w:author="Rubicon Law" w:date="2026-10-08T17:26:09.524Z">
        <w:r>
          <w:rPr>
            <w:rFonts w:ascii="Calibri" w:cs="Calibri" w:eastAsia="Calibri" w:hAnsi="Calibri"/>
            <w:sz w:val="22"/>
            <w:szCs w:val="22"/>
          </w:rPr>
          <w:t xml:space="preserve">Initial Consideration.</w:t>
        </w:r>
      </w:ins>
    </w:p>
    <w:p>
      <w:pPr>
        <w:spacing w:after="200"/>
      </w:pPr>
      <w:r>
        <w:rPr>
          <w:rFonts w:ascii="Calibri" w:cs="Calibri" w:eastAsia="Calibri" w:hAnsi="Calibri"/>
          <w:sz w:val="22"/>
          <w:szCs w:val="22"/>
        </w:rPr>
        <w:t xml:space="preserve">3. Voting.</w:t>
      </w:r>
    </w:p>
    <w:p>
      <w:pPr>
        <w:spacing w:after="200"/>
      </w:pPr>
      <w:r>
        <w:rPr>
          <w:rFonts w:ascii="Calibri" w:cs="Calibri" w:eastAsia="Calibri" w:hAnsi="Calibri"/>
          <w:sz w:val="22"/>
          <w:szCs w:val="22"/>
        </w:rPr>
        <w:t xml:space="preserve">3.1 General. On any matter presented to the stockholders of the Corporation for their action or consideration at any meeting of stockholders of the Corporation (or by written consent of stockholders in lieu of a meeting), each holder of outstanding shares of Preferred Stock </w:t>
      </w:r>
      <w:del w:id="374" w:author="Rubicon Law" w:date="2026-10-08T17:26:09.524Z">
        <w:r>
          <w:rPr>
            <w:rFonts w:ascii="Calibri" w:cs="Calibri" w:eastAsia="Calibri" w:hAnsi="Calibri"/>
            <w:sz w:val="22"/>
            <w:szCs w:val="22"/>
          </w:rPr>
          <w:delText xml:space="preserve">shall be </w:delText>
        </w:r>
      </w:del>
      <w:ins w:id="375"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entitled to cast the number of votes equal to the number of whole shares of Common Stock into which the shares of Preferred Stock held by </w:t>
      </w:r>
      <w:del w:id="376" w:author="Rubicon Law" w:date="2026-10-08T17:26:09.524Z">
        <w:r>
          <w:rPr>
            <w:rFonts w:ascii="Calibri" w:cs="Calibri" w:eastAsia="Calibri" w:hAnsi="Calibri"/>
            <w:sz w:val="22"/>
            <w:szCs w:val="22"/>
          </w:rPr>
          <w:delText xml:space="preserve">such </w:delText>
        </w:r>
      </w:del>
      <w:ins w:id="37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holder are convertible (as provided in Section </w:t>
      </w:r>
      <w:del w:id="378" w:author="Rubicon Law" w:date="2026-10-08T17:26:09.524Z">
        <w:r>
          <w:rPr>
            <w:rFonts w:ascii="Calibri" w:cs="Calibri" w:eastAsia="Calibri" w:hAnsi="Calibri"/>
            <w:sz w:val="22"/>
            <w:szCs w:val="22"/>
          </w:rPr>
          <w:delText xml:space="preserve">4 below) </w:delText>
        </w:r>
      </w:del>
      <w:ins w:id="379" w:author="Rubicon Law" w:date="2026-10-08T17:26:09.524Z">
        <w:r>
          <w:rPr>
            <w:rFonts w:ascii="Calibri" w:cs="Calibri" w:eastAsia="Calibri" w:hAnsi="Calibri"/>
            <w:sz w:val="22"/>
            <w:szCs w:val="22"/>
          </w:rPr>
          <w:t xml:space="preserve">4) </w:t>
        </w:r>
      </w:ins>
      <w:r>
        <w:rPr>
          <w:rFonts w:ascii="Calibri" w:cs="Calibri" w:eastAsia="Calibri" w:hAnsi="Calibri"/>
          <w:sz w:val="22"/>
          <w:szCs w:val="22"/>
        </w:rPr>
        <w:t xml:space="preserve">as of the record date for determining stockholders entitled to vote on </w:t>
      </w:r>
      <w:del w:id="380" w:author="Rubicon Law" w:date="2026-10-08T17:26:09.524Z">
        <w:r>
          <w:rPr>
            <w:rFonts w:ascii="Calibri" w:cs="Calibri" w:eastAsia="Calibri" w:hAnsi="Calibri"/>
            <w:sz w:val="22"/>
            <w:szCs w:val="22"/>
          </w:rPr>
          <w:delText xml:space="preserve">such </w:delText>
        </w:r>
      </w:del>
      <w:ins w:id="38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matter. Except as provided by law or by the other provisions of this Certificate of Incorporation, holders of Preferred Stock </w:t>
      </w:r>
      <w:del w:id="382"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vote together with the holders of Common Stock as a single class and on an as-converted to Common Stock basis.</w:t>
      </w:r>
    </w:p>
    <w:p>
      <w:pPr>
        <w:spacing w:after="200"/>
      </w:pPr>
      <w:r>
        <w:rPr>
          <w:rFonts w:ascii="Calibri" w:cs="Calibri" w:eastAsia="Calibri" w:hAnsi="Calibri"/>
          <w:sz w:val="22"/>
          <w:szCs w:val="22"/>
        </w:rPr>
        <w:t xml:space="preserve">3.2 Election of Directors.</w:t>
      </w:r>
    </w:p>
    <w:p>
      <w:pPr>
        <w:spacing w:after="200"/>
      </w:pPr>
      <w:ins w:id="383" w:author="Rubicon Law" w:date="2026-10-08T17:26:09.524Z">
        <w:r>
          <w:rPr>
            <w:rFonts w:ascii="Calibri" w:cs="Calibri" w:eastAsia="Calibri" w:hAnsi="Calibri"/>
            <w:sz w:val="22"/>
            <w:szCs w:val="22"/>
          </w:rPr>
          <w:t xml:space="preserve">(a) At all times when at least 25% of the aggregate number of shares of Preferred Stock issued by the Corporation under the Series Seed Preferred Stock Investment Agreement among the Corporation and the other parties named in it, as amended from time to time (the "Investment Agreement"), remain outstanding, (i) the holders of record of the shares of Preferred Stock, exclusively and voting together as a separate class on an as-converted to Common Stock basis, are entitled to elect [Series Seed Director Count] director[s] of the Corporation (the "Series Seed Director[s]"), (ii) the holders of record of the shares of Common Stock, exclusively and voting together as a separate class, are entitled to elect [Common Director Count] director[s] of the Corporation (the "Common Director[s]"), and (iii) the holders of record of the shares of Common Stock and of any other class or series of voting stock (including the Preferred Stock), exclusively and voting together as a single class on an as-converted to Common Stock basis, are entitled to elect the balance of the total number of directors of the Corporation (the "At-Large Director[s]"). For administrative convenience, the initial Series Seed Director[s] may also be appointed by the Board of Directors, upon the written designation of the persons entitled to designate the Series Seed Director[s] under the Investment Agreement, in connection with the approval of the initial issuance of Preferred Stock and without a separate action by the holders of Preferred Stock.</w:t>
        </w:r>
      </w:ins>
    </w:p>
    <w:p>
      <w:pPr>
        <w:spacing w:after="200"/>
      </w:pPr>
      <w:del w:id="384" w:author="Rubicon Law" w:date="2026-10-08T17:26:09.524Z">
        <w:r>
          <w:rPr>
            <w:rFonts w:ascii="Calibri" w:cs="Calibri" w:eastAsia="Calibri" w:hAnsi="Calibri"/>
            <w:sz w:val="22"/>
            <w:szCs w:val="22"/>
          </w:rPr>
          <w:delText xml:space="preserve">(a) (i) At all times when at least [__] shares of Preferred Stock remain outstanding (subject to appropriate adjustment in the event of any stock dividend, stock split, combination, or other similar recapitalization with respect to the Preferred Stock), (x) the holders of record of the shares of Preferred Stock, exclusively and voting together as a separate class on an as-converted to Common Stock basis, shall be entitled to elect [__] director[s] of the Corporation (the "Preferred Director[s]"); and (y) the holders of record of the shares of Common Stock, exclusively and voting together as a separate class, shall be entitled to elect [__] directors of the Corporation; and (ii) the holders of record of the shares of Common Stock and of any other class or series of voting stock (including the Preferred Stock), exclusively and voting together as a single class on an as-converted to Common Stock basis, shall be entitled to elect the balance of the total number of directors of the Corporation (the "At-Large Directors"). [Notwithstanding the foregoing, for administrative convenience, the initial Preferred Director[s] may also be appointed by the Board of Directors in connection with the approval of the initial issuance of Preferred Stock without a separate action by the holders of Preferred Stock].,</w:delText>
        </w:r>
      </w:del>
    </w:p>
    <w:p>
      <w:pPr>
        <w:spacing w:after="200"/>
      </w:pPr>
      <w:r>
        <w:rPr>
          <w:rFonts w:ascii="Calibri" w:cs="Calibri" w:eastAsia="Calibri" w:hAnsi="Calibri"/>
          <w:sz w:val="22"/>
          <w:szCs w:val="22"/>
        </w:rPr>
        <w:t xml:space="preserve">(b) Any director elected as provided in Section </w:t>
      </w:r>
      <w:del w:id="385" w:author="Rubicon Law" w:date="2026-10-08T17:26:09.524Z">
        <w:r>
          <w:rPr>
            <w:rFonts w:ascii="Calibri" w:cs="Calibri" w:eastAsia="Calibri" w:hAnsi="Calibri"/>
            <w:sz w:val="22"/>
            <w:szCs w:val="22"/>
          </w:rPr>
          <w:delText xml:space="preserve">3.2(a)(i) or Section 3.2(a)(ii) or </w:delText>
        </w:r>
      </w:del>
      <w:ins w:id="386" w:author="Rubicon Law" w:date="2026-10-08T17:26:09.524Z">
        <w:r>
          <w:rPr>
            <w:rFonts w:ascii="Calibri" w:cs="Calibri" w:eastAsia="Calibri" w:hAnsi="Calibri"/>
            <w:sz w:val="22"/>
            <w:szCs w:val="22"/>
          </w:rPr>
          <w:t xml:space="preserve">3.2(a) (or </w:t>
        </w:r>
      </w:ins>
      <w:r>
        <w:rPr>
          <w:rFonts w:ascii="Calibri" w:cs="Calibri" w:eastAsia="Calibri" w:hAnsi="Calibri"/>
          <w:sz w:val="22"/>
          <w:szCs w:val="22"/>
        </w:rPr>
        <w:t xml:space="preserve">appointed </w:t>
      </w:r>
      <w:del w:id="387" w:author="Rubicon Law" w:date="2026-10-08T17:26:09.524Z">
        <w:r>
          <w:rPr>
            <w:rFonts w:ascii="Calibri" w:cs="Calibri" w:eastAsia="Calibri" w:hAnsi="Calibri"/>
            <w:sz w:val="22"/>
            <w:szCs w:val="22"/>
          </w:rPr>
          <w:delText xml:space="preserve">by </w:delText>
        </w:r>
      </w:del>
      <w:ins w:id="388"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the last sentence of </w:t>
      </w:r>
      <w:del w:id="389" w:author="Rubicon Law" w:date="2026-10-08T17:26:09.524Z">
        <w:r>
          <w:rPr>
            <w:rFonts w:ascii="Calibri" w:cs="Calibri" w:eastAsia="Calibri" w:hAnsi="Calibri"/>
            <w:sz w:val="22"/>
            <w:szCs w:val="22"/>
          </w:rPr>
          <w:delText xml:space="preserve">[Section 3.2(a)] </w:delText>
        </w:r>
      </w:del>
      <w:ins w:id="390" w:author="Rubicon Law" w:date="2026-10-08T17:26:09.524Z">
        <w:r>
          <w:rPr>
            <w:rFonts w:ascii="Calibri" w:cs="Calibri" w:eastAsia="Calibri" w:hAnsi="Calibri"/>
            <w:sz w:val="22"/>
            <w:szCs w:val="22"/>
          </w:rPr>
          <w:t xml:space="preserve">Section 3.2(a)) </w:t>
        </w:r>
      </w:ins>
      <w:r>
        <w:rPr>
          <w:rFonts w:ascii="Calibri" w:cs="Calibri" w:eastAsia="Calibri" w:hAnsi="Calibri"/>
          <w:sz w:val="22"/>
          <w:szCs w:val="22"/>
        </w:rPr>
        <w:t xml:space="preserve">may be removed without cause by, and only by, the affirmative vote of the holders of a majority of the shares of the class or series of capital stock entitled to elect </w:t>
      </w:r>
      <w:del w:id="391" w:author="Rubicon Law" w:date="2026-10-08T17:26:09.524Z">
        <w:r>
          <w:rPr>
            <w:rFonts w:ascii="Calibri" w:cs="Calibri" w:eastAsia="Calibri" w:hAnsi="Calibri"/>
            <w:sz w:val="22"/>
            <w:szCs w:val="22"/>
          </w:rPr>
          <w:delText xml:space="preserve">such director or directors, </w:delText>
        </w:r>
      </w:del>
      <w:ins w:id="392" w:author="Rubicon Law" w:date="2026-10-08T17:26:09.524Z">
        <w:r>
          <w:rPr>
            <w:rFonts w:ascii="Calibri" w:cs="Calibri" w:eastAsia="Calibri" w:hAnsi="Calibri"/>
            <w:sz w:val="22"/>
            <w:szCs w:val="22"/>
          </w:rPr>
          <w:t xml:space="preserve">that director, </w:t>
        </w:r>
      </w:ins>
      <w:r>
        <w:rPr>
          <w:rFonts w:ascii="Calibri" w:cs="Calibri" w:eastAsia="Calibri" w:hAnsi="Calibri"/>
          <w:sz w:val="22"/>
          <w:szCs w:val="22"/>
        </w:rPr>
        <w:t xml:space="preserve">given either at a special meeting of </w:t>
      </w:r>
      <w:del w:id="393" w:author="Rubicon Law" w:date="2026-10-08T17:26:09.524Z">
        <w:r>
          <w:rPr>
            <w:rFonts w:ascii="Calibri" w:cs="Calibri" w:eastAsia="Calibri" w:hAnsi="Calibri"/>
            <w:sz w:val="22"/>
            <w:szCs w:val="22"/>
          </w:rPr>
          <w:delText xml:space="preserve">such </w:delText>
        </w:r>
      </w:del>
      <w:ins w:id="394"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stockholders duly called for that purpose or </w:t>
      </w:r>
      <w:del w:id="395" w:author="Rubicon Law" w:date="2026-10-08T17:26:09.524Z">
        <w:r>
          <w:rPr>
            <w:rFonts w:ascii="Calibri" w:cs="Calibri" w:eastAsia="Calibri" w:hAnsi="Calibri"/>
            <w:sz w:val="22"/>
            <w:szCs w:val="22"/>
          </w:rPr>
          <w:delText xml:space="preserve">pursuant to a </w:delText>
        </w:r>
      </w:del>
      <w:ins w:id="396" w:author="Rubicon Law" w:date="2026-10-08T17:26:09.524Z">
        <w:r>
          <w:rPr>
            <w:rFonts w:ascii="Calibri" w:cs="Calibri" w:eastAsia="Calibri" w:hAnsi="Calibri"/>
            <w:sz w:val="22"/>
            <w:szCs w:val="22"/>
          </w:rPr>
          <w:t xml:space="preserve">by </w:t>
        </w:r>
      </w:ins>
      <w:r>
        <w:rPr>
          <w:rFonts w:ascii="Calibri" w:cs="Calibri" w:eastAsia="Calibri" w:hAnsi="Calibri"/>
          <w:sz w:val="22"/>
          <w:szCs w:val="22"/>
        </w:rPr>
        <w:t xml:space="preserve">written consent of stockholders.</w:t>
      </w:r>
    </w:p>
    <w:p>
      <w:pPr>
        <w:spacing w:after="200"/>
      </w:pPr>
      <w:del w:id="397" w:author="Rubicon Law" w:date="2026-10-08T17:26:09.524Z">
        <w:r>
          <w:rPr>
            <w:rFonts w:ascii="Calibri" w:cs="Calibri" w:eastAsia="Calibri" w:hAnsi="Calibri"/>
            <w:sz w:val="22"/>
            <w:szCs w:val="22"/>
          </w:rPr>
          <w:delText xml:space="preserve">(c)</w:delText>
        </w:r>
      </w:del>
    </w:p>
    <w:p>
      <w:pPr>
        <w:spacing w:after="200"/>
      </w:pPr>
      <w:del w:id="398" w:author="Rubicon Law" w:date="2026-10-08T17:26:09.524Z">
        <w:r>
          <w:rPr>
            <w:rFonts w:ascii="Calibri" w:cs="Calibri" w:eastAsia="Calibri" w:hAnsi="Calibri"/>
            <w:sz w:val="22"/>
            <w:szCs w:val="22"/>
          </w:rPr>
          <w:delText xml:space="preserve">(i) </w:delText>
        </w:r>
      </w:del>
      <w:ins w:id="399" w:author="Rubicon Law" w:date="2026-10-08T17:26:09.524Z">
        <w:r>
          <w:rPr>
            <w:rFonts w:ascii="Calibri" w:cs="Calibri" w:eastAsia="Calibri" w:hAnsi="Calibri"/>
            <w:sz w:val="22"/>
            <w:szCs w:val="22"/>
          </w:rPr>
          <w:t xml:space="preserve">(c) </w:t>
        </w:r>
      </w:ins>
      <w:r>
        <w:rPr>
          <w:rFonts w:ascii="Calibri" w:cs="Calibri" w:eastAsia="Calibri" w:hAnsi="Calibri"/>
          <w:sz w:val="22"/>
          <w:szCs w:val="22"/>
        </w:rPr>
        <w:t xml:space="preserve">If the holders of shares of Preferred Stock or Common Stock, as the case may be, fail to elect a sufficient number of directors to fill all directorships for which they are entitled to elect directors </w:t>
      </w:r>
      <w:del w:id="400" w:author="Rubicon Law" w:date="2026-10-08T17:26:09.524Z">
        <w:r>
          <w:rPr>
            <w:rFonts w:ascii="Calibri" w:cs="Calibri" w:eastAsia="Calibri" w:hAnsi="Calibri"/>
            <w:sz w:val="22"/>
            <w:szCs w:val="22"/>
          </w:rPr>
          <w:delText xml:space="preserve">pursuant to </w:delText>
        </w:r>
      </w:del>
      <w:ins w:id="401"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w:t>
      </w:r>
      <w:del w:id="402" w:author="Rubicon Law" w:date="2026-10-08T17:26:09.524Z">
        <w:r>
          <w:rPr>
            <w:rFonts w:ascii="Calibri" w:cs="Calibri" w:eastAsia="Calibri" w:hAnsi="Calibri"/>
            <w:sz w:val="22"/>
            <w:szCs w:val="22"/>
          </w:rPr>
          <w:delText xml:space="preserve">3.2(a) (and to the extent any of such directorships is not otherwise filled by a director appointed in accordance with the last sentence of [Section 3.2(a))], </w:delText>
        </w:r>
      </w:del>
      <w:ins w:id="403" w:author="Rubicon Law" w:date="2026-10-08T17:26:09.524Z">
        <w:r>
          <w:rPr>
            <w:rFonts w:ascii="Calibri" w:cs="Calibri" w:eastAsia="Calibri" w:hAnsi="Calibri"/>
            <w:sz w:val="22"/>
            <w:szCs w:val="22"/>
          </w:rPr>
          <w:t xml:space="preserve">3.2(a), </w:t>
        </w:r>
      </w:ins>
      <w:r>
        <w:rPr>
          <w:rFonts w:ascii="Calibri" w:cs="Calibri" w:eastAsia="Calibri" w:hAnsi="Calibri"/>
          <w:sz w:val="22"/>
          <w:szCs w:val="22"/>
        </w:rPr>
        <w:t xml:space="preserve">then any directorship not so filled </w:t>
      </w:r>
      <w:del w:id="404" w:author="Rubicon Law" w:date="2026-10-08T17:26:09.524Z">
        <w:r>
          <w:rPr>
            <w:rFonts w:ascii="Calibri" w:cs="Calibri" w:eastAsia="Calibri" w:hAnsi="Calibri"/>
            <w:sz w:val="22"/>
            <w:szCs w:val="22"/>
          </w:rPr>
          <w:delText xml:space="preserve">shall </w:delText>
        </w:r>
      </w:del>
      <w:ins w:id="405"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remain vacant until </w:t>
      </w:r>
      <w:del w:id="406" w:author="Rubicon Law" w:date="2026-10-08T17:26:09.524Z">
        <w:r>
          <w:rPr>
            <w:rFonts w:ascii="Calibri" w:cs="Calibri" w:eastAsia="Calibri" w:hAnsi="Calibri"/>
            <w:sz w:val="22"/>
            <w:szCs w:val="22"/>
          </w:rPr>
          <w:delText xml:space="preserve">such time as </w:delText>
        </w:r>
      </w:del>
      <w:r>
        <w:rPr>
          <w:rFonts w:ascii="Calibri" w:cs="Calibri" w:eastAsia="Calibri" w:hAnsi="Calibri"/>
          <w:sz w:val="22"/>
          <w:szCs w:val="22"/>
        </w:rPr>
        <w:t xml:space="preserve">the holders of the Preferred Stock or Common Stock, as the case may be, fill </w:t>
      </w:r>
      <w:del w:id="407" w:author="Rubicon Law" w:date="2026-10-08T17:26:09.524Z">
        <w:r>
          <w:rPr>
            <w:rFonts w:ascii="Calibri" w:cs="Calibri" w:eastAsia="Calibri" w:hAnsi="Calibri"/>
            <w:sz w:val="22"/>
            <w:szCs w:val="22"/>
          </w:rPr>
          <w:delText xml:space="preserve">such </w:delText>
        </w:r>
      </w:del>
      <w:ins w:id="40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directorship in accordance with Section </w:t>
      </w:r>
      <w:del w:id="409" w:author="Rubicon Law" w:date="2026-10-08T17:26:09.524Z">
        <w:r>
          <w:rPr>
            <w:rFonts w:ascii="Calibri" w:cs="Calibri" w:eastAsia="Calibri" w:hAnsi="Calibri"/>
            <w:sz w:val="22"/>
            <w:szCs w:val="22"/>
          </w:rPr>
          <w:delText xml:space="preserve">3.2(a).</w:delText>
        </w:r>
      </w:del>
      <w:ins w:id="410" w:author="Rubicon Law" w:date="2026-10-08T17:26:09.524Z">
        <w:r>
          <w:rPr>
            <w:rFonts w:ascii="Calibri" w:cs="Calibri" w:eastAsia="Calibri" w:hAnsi="Calibri"/>
            <w:sz w:val="22"/>
            <w:szCs w:val="22"/>
          </w:rPr>
          <w:t xml:space="preserve">3.2(a). A vacancy in any At-Large Director seat may be filled by either (i) the vote or written consent of the stockholders entitled to elect the At-Large Directors or (ii) the vote or written consent of a majority of the remaining directors.</w:t>
        </w:r>
      </w:ins>
    </w:p>
    <w:p>
      <w:pPr>
        <w:spacing w:after="200"/>
      </w:pPr>
      <w:del w:id="411" w:author="Rubicon Law" w:date="2026-10-08T17:26:09.524Z">
        <w:r>
          <w:rPr>
            <w:rFonts w:ascii="Calibri" w:cs="Calibri" w:eastAsia="Calibri" w:hAnsi="Calibri"/>
            <w:sz w:val="22"/>
            <w:szCs w:val="22"/>
          </w:rPr>
          <w:delText xml:space="preserve">(ii) A vacancy in any At-Large Director seat can be filled by either (A) the vote or written consent in lieu of a meeting of the stockholders entitled to elect the At-Large Directors, or (B) the vote or written consent in lieu of a meeting of [all/a majority of the] remaining director(s) [elected by the stockholders entitled to elect the At-Large Directors].</w:delText>
        </w:r>
      </w:del>
    </w:p>
    <w:p>
      <w:pPr>
        <w:spacing w:after="200"/>
      </w:pPr>
      <w:r>
        <w:rPr>
          <w:rFonts w:ascii="Calibri" w:cs="Calibri" w:eastAsia="Calibri" w:hAnsi="Calibri"/>
          <w:sz w:val="22"/>
          <w:szCs w:val="22"/>
        </w:rPr>
        <w:t xml:space="preserve">(d) At any meeting held for the purpose of electing a director, the presence in person or by proxy of the holders of a majority of the outstanding shares of the class or series of capital stock entitled to elect </w:t>
      </w:r>
      <w:del w:id="412" w:author="Rubicon Law" w:date="2026-10-08T17:26:09.524Z">
        <w:r>
          <w:rPr>
            <w:rFonts w:ascii="Calibri" w:cs="Calibri" w:eastAsia="Calibri" w:hAnsi="Calibri"/>
            <w:sz w:val="22"/>
            <w:szCs w:val="22"/>
          </w:rPr>
          <w:delText xml:space="preserve">such </w:delText>
        </w:r>
      </w:del>
      <w:ins w:id="41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director </w:t>
      </w:r>
      <w:del w:id="414" w:author="Rubicon Law" w:date="2026-10-08T17:26:09.524Z">
        <w:r>
          <w:rPr>
            <w:rFonts w:ascii="Calibri" w:cs="Calibri" w:eastAsia="Calibri" w:hAnsi="Calibri"/>
            <w:sz w:val="22"/>
            <w:szCs w:val="22"/>
          </w:rPr>
          <w:delText xml:space="preserve">shall constitute </w:delText>
        </w:r>
      </w:del>
      <w:ins w:id="415" w:author="Rubicon Law" w:date="2026-10-08T17:26:09.524Z">
        <w:r>
          <w:rPr>
            <w:rFonts w:ascii="Calibri" w:cs="Calibri" w:eastAsia="Calibri" w:hAnsi="Calibri"/>
            <w:sz w:val="22"/>
            <w:szCs w:val="22"/>
          </w:rPr>
          <w:t xml:space="preserve">constitutes </w:t>
        </w:r>
      </w:ins>
      <w:r>
        <w:rPr>
          <w:rFonts w:ascii="Calibri" w:cs="Calibri" w:eastAsia="Calibri" w:hAnsi="Calibri"/>
          <w:sz w:val="22"/>
          <w:szCs w:val="22"/>
        </w:rPr>
        <w:t xml:space="preserve">a quorum for the purpose of electing </w:t>
      </w:r>
      <w:del w:id="416" w:author="Rubicon Law" w:date="2026-10-08T17:26:09.524Z">
        <w:r>
          <w:rPr>
            <w:rFonts w:ascii="Calibri" w:cs="Calibri" w:eastAsia="Calibri" w:hAnsi="Calibri"/>
            <w:sz w:val="22"/>
            <w:szCs w:val="22"/>
          </w:rPr>
          <w:delText xml:space="preserve">such </w:delText>
        </w:r>
      </w:del>
      <w:ins w:id="41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director.</w:t>
      </w:r>
    </w:p>
    <w:p>
      <w:pPr>
        <w:spacing w:after="200"/>
      </w:pPr>
      <w:ins w:id="418" w:author="Rubicon Law" w:date="2026-10-08T17:26:09.524Z">
        <w:r>
          <w:rPr>
            <w:rFonts w:ascii="Calibri" w:cs="Calibri" w:eastAsia="Calibri" w:hAnsi="Calibri"/>
            <w:sz w:val="22"/>
            <w:szCs w:val="22"/>
          </w:rPr>
          <w:t xml:space="preserve">3.3 Preferred Stock Protective Provisions. At any time when at least 25% of the aggregate number of shares of Preferred Stock issued by the Corporation under the Investment Agreement remain outstanding, the Corporation shall not, either directly or indirectly by amendment, merger, consolidation, domestication, transfer of the Corporation, continuance, reorganization, recapitalization, reclassification, waiver, statutory conversion, or otherwise, effect any of the following acts or transactions without (in addition to any other vote required by law or this Certificate of Incorporation) the written consent or affirmative vote of the Requisite Holders, and any such act or transaction that has not been approved by that consent or vote before being effected is null and void ab initio and of no force or effect:</w:t>
        </w:r>
      </w:ins>
    </w:p>
    <w:p>
      <w:pPr>
        <w:spacing w:after="200"/>
      </w:pPr>
      <w:del w:id="419" w:author="Rubicon Law" w:date="2026-10-08T17:26:09.524Z">
        <w:r>
          <w:rPr>
            <w:rFonts w:ascii="Calibri" w:cs="Calibri" w:eastAsia="Calibri" w:hAnsi="Calibri"/>
            <w:sz w:val="22"/>
            <w:szCs w:val="22"/>
          </w:rPr>
          <w:delText xml:space="preserve">(e) For purposes of this Certificate of Incorporation, "Requisite Directors" means the Board of Directors [including [a majority of] the Preferred Directors then seated].</w:delText>
        </w:r>
      </w:del>
    </w:p>
    <w:p>
      <w:pPr>
        <w:spacing w:after="200"/>
      </w:pPr>
      <w:del w:id="420" w:author="Rubicon Law" w:date="2026-10-08T17:26:09.524Z">
        <w:r>
          <w:rPr>
            <w:rFonts w:ascii="Calibri" w:cs="Calibri" w:eastAsia="Calibri" w:hAnsi="Calibri"/>
            <w:sz w:val="22"/>
            <w:szCs w:val="22"/>
          </w:rPr>
          <w:delText xml:space="preserve">3.3 Preferred Stock Protective Provisions. At any time when at least [____] shares of Preferred Stock [(subject to appropriate adjustment in the event of any stock dividend, stock split, combination or other similar recapitalization with respect to the Preferred Stock)] are outstanding, the Corporation shall not, either directly or indirectly by amendment, merger, consolidation, domestication, transfer of the Corporation, continuance, reorganization, recapitalization, reclassification, waiver, statutory conversion, or otherwise, effect any of the following acts or transactions without (in addition to any other vote required by law or this Certificate of Incorporation) the written consent or affirmative vote of the Requisite Holders[, and any such act or transaction that has not been approved by such consent or vote prior to such act or transaction being effected shall be null and void ab initio, and of no force or effect].</w:delText>
        </w:r>
      </w:del>
    </w:p>
    <w:p>
      <w:pPr>
        <w:spacing w:after="200"/>
      </w:pPr>
      <w:r>
        <w:rPr>
          <w:rFonts w:ascii="Calibri" w:cs="Calibri" w:eastAsia="Calibri" w:hAnsi="Calibri"/>
          <w:sz w:val="22"/>
          <w:szCs w:val="22"/>
        </w:rPr>
        <w:t xml:space="preserve">3.3.1 liquidate, dissolve or </w:t>
      </w:r>
      <w:del w:id="421" w:author="Rubicon Law" w:date="2026-10-08T17:26:09.524Z">
        <w:r>
          <w:rPr>
            <w:rFonts w:ascii="Calibri" w:cs="Calibri" w:eastAsia="Calibri" w:hAnsi="Calibri"/>
            <w:sz w:val="22"/>
            <w:szCs w:val="22"/>
          </w:rPr>
          <w:delText xml:space="preserve">wind-up </w:delText>
        </w:r>
      </w:del>
      <w:ins w:id="422" w:author="Rubicon Law" w:date="2026-10-08T17:26:09.524Z">
        <w:r>
          <w:rPr>
            <w:rFonts w:ascii="Calibri" w:cs="Calibri" w:eastAsia="Calibri" w:hAnsi="Calibri"/>
            <w:sz w:val="22"/>
            <w:szCs w:val="22"/>
          </w:rPr>
          <w:t xml:space="preserve">wind up </w:t>
        </w:r>
      </w:ins>
      <w:r>
        <w:rPr>
          <w:rFonts w:ascii="Calibri" w:cs="Calibri" w:eastAsia="Calibri" w:hAnsi="Calibri"/>
          <w:sz w:val="22"/>
          <w:szCs w:val="22"/>
        </w:rPr>
        <w:t xml:space="preserve">the business and affairs of the </w:t>
      </w:r>
      <w:del w:id="423" w:author="Rubicon Law" w:date="2026-10-08T17:26:09.524Z">
        <w:r>
          <w:rPr>
            <w:rFonts w:ascii="Calibri" w:cs="Calibri" w:eastAsia="Calibri" w:hAnsi="Calibri"/>
            <w:sz w:val="22"/>
            <w:szCs w:val="22"/>
          </w:rPr>
          <w:delText xml:space="preserve">Corporation </w:delText>
        </w:r>
      </w:del>
      <w:ins w:id="424" w:author="Rubicon Law" w:date="2026-10-08T17:26:09.524Z">
        <w:r>
          <w:rPr>
            <w:rFonts w:ascii="Calibri" w:cs="Calibri" w:eastAsia="Calibri" w:hAnsi="Calibri"/>
            <w:sz w:val="22"/>
            <w:szCs w:val="22"/>
          </w:rPr>
          <w:t xml:space="preserve">Corporation, </w:t>
        </w:r>
      </w:ins>
      <w:r>
        <w:rPr>
          <w:rFonts w:ascii="Calibri" w:cs="Calibri" w:eastAsia="Calibri" w:hAnsi="Calibri"/>
          <w:sz w:val="22"/>
          <w:szCs w:val="22"/>
        </w:rPr>
        <w:t xml:space="preserve">or effect any Deemed Liquidation Event;</w:t>
      </w:r>
    </w:p>
    <w:p>
      <w:pPr>
        <w:spacing w:after="200"/>
      </w:pPr>
      <w:r>
        <w:rPr>
          <w:rFonts w:ascii="Calibri" w:cs="Calibri" w:eastAsia="Calibri" w:hAnsi="Calibri"/>
          <w:sz w:val="22"/>
          <w:szCs w:val="22"/>
        </w:rPr>
        <w:t xml:space="preserve">3.3.2 amend, alter or repeal any provision of this Certificate of Incorporation or </w:t>
      </w:r>
      <w:ins w:id="42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Bylaws of the Corporation </w:t>
      </w:r>
      <w:del w:id="426" w:author="Rubicon Law" w:date="2026-10-08T17:26:09.524Z">
        <w:r>
          <w:rPr>
            <w:rFonts w:ascii="Calibri" w:cs="Calibri" w:eastAsia="Calibri" w:hAnsi="Calibri"/>
            <w:sz w:val="22"/>
            <w:szCs w:val="22"/>
          </w:rPr>
          <w:delText xml:space="preserve">[in </w:delText>
        </w:r>
      </w:del>
      <w:ins w:id="427" w:author="Rubicon Law" w:date="2026-10-08T17:26:09.524Z">
        <w:r>
          <w:rPr>
            <w:rFonts w:ascii="Calibri" w:cs="Calibri" w:eastAsia="Calibri" w:hAnsi="Calibri"/>
            <w:sz w:val="22"/>
            <w:szCs w:val="22"/>
          </w:rPr>
          <w:t xml:space="preserve">in </w:t>
        </w:r>
      </w:ins>
      <w:r>
        <w:rPr>
          <w:rFonts w:ascii="Calibri" w:cs="Calibri" w:eastAsia="Calibri" w:hAnsi="Calibri"/>
          <w:sz w:val="22"/>
          <w:szCs w:val="22"/>
        </w:rPr>
        <w:t xml:space="preserve">a manner that adversely affects the special rights, powers and preferences of the Preferred Stock (or any series </w:t>
      </w:r>
      <w:del w:id="428" w:author="Rubicon Law" w:date="2026-10-08T17:26:09.524Z">
        <w:r>
          <w:rPr>
            <w:rFonts w:ascii="Calibri" w:cs="Calibri" w:eastAsia="Calibri" w:hAnsi="Calibri"/>
            <w:sz w:val="22"/>
            <w:szCs w:val="22"/>
          </w:rPr>
          <w:delText xml:space="preserve">thereof)];</w:delText>
        </w:r>
      </w:del>
      <w:ins w:id="429" w:author="Rubicon Law" w:date="2026-10-08T17:26:09.524Z">
        <w:r>
          <w:rPr>
            <w:rFonts w:ascii="Calibri" w:cs="Calibri" w:eastAsia="Calibri" w:hAnsi="Calibri"/>
            <w:sz w:val="22"/>
            <w:szCs w:val="22"/>
          </w:rPr>
          <w:t xml:space="preserve">of Preferred Stock);</w:t>
        </w:r>
      </w:ins>
    </w:p>
    <w:p>
      <w:pPr>
        <w:spacing w:after="200"/>
      </w:pPr>
      <w:del w:id="430" w:author="Rubicon Law" w:date="2026-10-08T17:26:09.524Z">
        <w:r>
          <w:rPr>
            <w:rFonts w:ascii="Calibri" w:cs="Calibri" w:eastAsia="Calibri" w:hAnsi="Calibri"/>
            <w:sz w:val="22"/>
            <w:szCs w:val="22"/>
          </w:rPr>
          <w:delText xml:space="preserve">3.3.3 [effect any merger, consolidation, reorganization, statutory conversion, transfer of the Corporation, domestication, or continuance (other than a Deemed Liquidation Event) pursuant to which the holders of the Corporation's Preferred Stock immediately prior to such transaction are issued securities in such transaction in lieu of such shares of Preferred Stock that have special rights, powers and preferences that are materially less favorable than the special rights, powers and preferences of such Preferred Stock immediately prior to such transaction];</w:delText>
        </w:r>
      </w:del>
    </w:p>
    <w:p>
      <w:pPr>
        <w:spacing w:after="200"/>
      </w:pPr>
      <w:del w:id="431" w:author="Rubicon Law" w:date="2026-10-08T17:26:09.524Z">
        <w:r>
          <w:rPr>
            <w:rFonts w:ascii="Calibri" w:cs="Calibri" w:eastAsia="Calibri" w:hAnsi="Calibri"/>
            <w:sz w:val="22"/>
            <w:szCs w:val="22"/>
          </w:rPr>
          <w:delText xml:space="preserve">3.3.4 </w:delText>
        </w:r>
      </w:del>
      <w:ins w:id="432" w:author="Rubicon Law" w:date="2026-10-08T17:26:09.524Z">
        <w:r>
          <w:rPr>
            <w:rFonts w:ascii="Calibri" w:cs="Calibri" w:eastAsia="Calibri" w:hAnsi="Calibri"/>
            <w:sz w:val="22"/>
            <w:szCs w:val="22"/>
          </w:rPr>
          <w:t xml:space="preserve">3.3.3 </w:t>
        </w:r>
      </w:ins>
      <w:r>
        <w:rPr>
          <w:rFonts w:ascii="Calibri" w:cs="Calibri" w:eastAsia="Calibri" w:hAnsi="Calibri"/>
          <w:sz w:val="22"/>
          <w:szCs w:val="22"/>
        </w:rPr>
        <w:t xml:space="preserve">create any capital stock unless the same ranks junior to </w:t>
      </w:r>
      <w:del w:id="433" w:author="Rubicon Law" w:date="2026-10-08T17:26:09.524Z">
        <w:r>
          <w:rPr>
            <w:rFonts w:ascii="Calibri" w:cs="Calibri" w:eastAsia="Calibri" w:hAnsi="Calibri"/>
            <w:sz w:val="22"/>
            <w:szCs w:val="22"/>
          </w:rPr>
          <w:delText xml:space="preserve">[or pari passu with] </w:delText>
        </w:r>
      </w:del>
      <w:ins w:id="434" w:author="Rubicon Law" w:date="2026-10-08T17:26:09.524Z">
        <w:r>
          <w:rPr>
            <w:rFonts w:ascii="Calibri" w:cs="Calibri" w:eastAsia="Calibri" w:hAnsi="Calibri"/>
            <w:sz w:val="22"/>
            <w:szCs w:val="22"/>
          </w:rPr>
          <w:t xml:space="preserve">the Preferred Stock with respect to its special rights, powers and preferences, or issue any security convertible into or exercisable for capital stock unless the capital stock issuable on conversion or exercise would rank junior to </w:t>
        </w:r>
      </w:ins>
      <w:r>
        <w:rPr>
          <w:rFonts w:ascii="Calibri" w:cs="Calibri" w:eastAsia="Calibri" w:hAnsi="Calibri"/>
          <w:sz w:val="22"/>
          <w:szCs w:val="22"/>
        </w:rPr>
        <w:t xml:space="preserve">the Preferred Stock with respect to its special rights, powers and preferences;</w:t>
      </w:r>
    </w:p>
    <w:p>
      <w:pPr>
        <w:spacing w:after="200"/>
      </w:pPr>
      <w:del w:id="435" w:author="Rubicon Law" w:date="2026-10-08T17:26:09.524Z">
        <w:r>
          <w:rPr>
            <w:rFonts w:ascii="Calibri" w:cs="Calibri" w:eastAsia="Calibri" w:hAnsi="Calibri"/>
            <w:sz w:val="22"/>
            <w:szCs w:val="22"/>
          </w:rPr>
          <w:delText xml:space="preserve">3.3.5 </w:delText>
        </w:r>
      </w:del>
      <w:ins w:id="436" w:author="Rubicon Law" w:date="2026-10-08T17:26:09.524Z">
        <w:r>
          <w:rPr>
            <w:rFonts w:ascii="Calibri" w:cs="Calibri" w:eastAsia="Calibri" w:hAnsi="Calibri"/>
            <w:sz w:val="22"/>
            <w:szCs w:val="22"/>
          </w:rPr>
          <w:t xml:space="preserve">3.3.4 </w:t>
        </w:r>
      </w:ins>
      <w:r>
        <w:rPr>
          <w:rFonts w:ascii="Calibri" w:cs="Calibri" w:eastAsia="Calibri" w:hAnsi="Calibri"/>
          <w:sz w:val="22"/>
          <w:szCs w:val="22"/>
        </w:rPr>
        <w:t xml:space="preserve">increase </w:t>
      </w:r>
      <w:del w:id="437" w:author="Rubicon Law" w:date="2026-10-08T17:26:09.524Z">
        <w:r>
          <w:rPr>
            <w:rFonts w:ascii="Calibri" w:cs="Calibri" w:eastAsia="Calibri" w:hAnsi="Calibri"/>
            <w:sz w:val="22"/>
            <w:szCs w:val="22"/>
          </w:rPr>
          <w:delText xml:space="preserve">[or decrease] </w:delText>
        </w:r>
      </w:del>
      <w:ins w:id="438" w:author="Rubicon Law" w:date="2026-10-08T17:26:09.524Z">
        <w:r>
          <w:rPr>
            <w:rFonts w:ascii="Calibri" w:cs="Calibri" w:eastAsia="Calibri" w:hAnsi="Calibri"/>
            <w:sz w:val="22"/>
            <w:szCs w:val="22"/>
          </w:rPr>
          <w:t xml:space="preserve">or decrease </w:t>
        </w:r>
      </w:ins>
      <w:r>
        <w:rPr>
          <w:rFonts w:ascii="Calibri" w:cs="Calibri" w:eastAsia="Calibri" w:hAnsi="Calibri"/>
          <w:sz w:val="22"/>
          <w:szCs w:val="22"/>
        </w:rPr>
        <w:t xml:space="preserve">the authorized number of shares of Common Stock, Preferred Stock, or any series </w:t>
      </w:r>
      <w:del w:id="439" w:author="Rubicon Law" w:date="2026-10-08T17:26:09.524Z">
        <w:r>
          <w:rPr>
            <w:rFonts w:ascii="Calibri" w:cs="Calibri" w:eastAsia="Calibri" w:hAnsi="Calibri"/>
            <w:sz w:val="22"/>
            <w:szCs w:val="22"/>
          </w:rPr>
          <w:delText xml:space="preserve">thereof;</w:delText>
        </w:r>
      </w:del>
      <w:ins w:id="440" w:author="Rubicon Law" w:date="2026-10-08T17:26:09.524Z">
        <w:r>
          <w:rPr>
            <w:rFonts w:ascii="Calibri" w:cs="Calibri" w:eastAsia="Calibri" w:hAnsi="Calibri"/>
            <w:sz w:val="22"/>
            <w:szCs w:val="22"/>
          </w:rPr>
          <w:t xml:space="preserve">of Preferred Stock (other than a reduction under Section 7);</w:t>
        </w:r>
      </w:ins>
    </w:p>
    <w:p>
      <w:pPr>
        <w:spacing w:after="200"/>
      </w:pPr>
      <w:del w:id="441" w:author="Rubicon Law" w:date="2026-10-08T17:26:09.524Z">
        <w:r>
          <w:rPr>
            <w:rFonts w:ascii="Calibri" w:cs="Calibri" w:eastAsia="Calibri" w:hAnsi="Calibri"/>
            <w:sz w:val="22"/>
            <w:szCs w:val="22"/>
          </w:rPr>
          <w:delText xml:space="preserve">3.3.6 </w:delText>
        </w:r>
      </w:del>
      <w:ins w:id="442" w:author="Rubicon Law" w:date="2026-10-08T17:26:09.524Z">
        <w:r>
          <w:rPr>
            <w:rFonts w:ascii="Calibri" w:cs="Calibri" w:eastAsia="Calibri" w:hAnsi="Calibri"/>
            <w:sz w:val="22"/>
            <w:szCs w:val="22"/>
          </w:rPr>
          <w:t xml:space="preserve">3.3.5 </w:t>
        </w:r>
      </w:ins>
      <w:r>
        <w:rPr>
          <w:rFonts w:ascii="Calibri" w:cs="Calibri" w:eastAsia="Calibri" w:hAnsi="Calibri"/>
          <w:sz w:val="22"/>
          <w:szCs w:val="22"/>
        </w:rPr>
        <w:t xml:space="preserve">purchase or redeem (or permit any subsidiary to purchase or </w:t>
      </w:r>
      <w:del w:id="443" w:author="Rubicon Law" w:date="2026-10-08T17:26:09.524Z">
        <w:r>
          <w:rPr>
            <w:rFonts w:ascii="Calibri" w:cs="Calibri" w:eastAsia="Calibri" w:hAnsi="Calibri"/>
            <w:sz w:val="22"/>
            <w:szCs w:val="22"/>
          </w:rPr>
          <w:delText xml:space="preserve">redeem) </w:delText>
        </w:r>
      </w:del>
      <w:ins w:id="444" w:author="Rubicon Law" w:date="2026-10-08T17:26:09.524Z">
        <w:r>
          <w:rPr>
            <w:rFonts w:ascii="Calibri" w:cs="Calibri" w:eastAsia="Calibri" w:hAnsi="Calibri"/>
            <w:sz w:val="22"/>
            <w:szCs w:val="22"/>
          </w:rPr>
          <w:t xml:space="preserve">redeem), </w:t>
        </w:r>
      </w:ins>
      <w:r>
        <w:rPr>
          <w:rFonts w:ascii="Calibri" w:cs="Calibri" w:eastAsia="Calibri" w:hAnsi="Calibri"/>
          <w:sz w:val="22"/>
          <w:szCs w:val="22"/>
        </w:rPr>
        <w:t xml:space="preserve">or pay or declare any dividend or make any distribution on, any shares of capital stock of the </w:t>
      </w:r>
      <w:del w:id="445" w:author="Rubicon Law" w:date="2026-10-08T17:26:09.524Z">
        <w:r>
          <w:rPr>
            <w:rFonts w:ascii="Calibri" w:cs="Calibri" w:eastAsia="Calibri" w:hAnsi="Calibri"/>
            <w:sz w:val="22"/>
            <w:szCs w:val="22"/>
          </w:rPr>
          <w:delText xml:space="preserve">Corporation </w:delText>
        </w:r>
      </w:del>
      <w:ins w:id="446" w:author="Rubicon Law" w:date="2026-10-08T17:26:09.524Z">
        <w:r>
          <w:rPr>
            <w:rFonts w:ascii="Calibri" w:cs="Calibri" w:eastAsia="Calibri" w:hAnsi="Calibri"/>
            <w:sz w:val="22"/>
            <w:szCs w:val="22"/>
          </w:rPr>
          <w:t xml:space="preserve">Corporation, </w:t>
        </w:r>
      </w:ins>
      <w:r>
        <w:rPr>
          <w:rFonts w:ascii="Calibri" w:cs="Calibri" w:eastAsia="Calibri" w:hAnsi="Calibri"/>
          <w:sz w:val="22"/>
          <w:szCs w:val="22"/>
        </w:rPr>
        <w:t xml:space="preserve">other than </w:t>
      </w:r>
      <w:del w:id="447" w:author="Rubicon Law" w:date="2026-10-08T17:26:09.524Z">
        <w:r>
          <w:rPr>
            <w:rFonts w:ascii="Calibri" w:cs="Calibri" w:eastAsia="Calibri" w:hAnsi="Calibri"/>
            <w:sz w:val="22"/>
            <w:szCs w:val="22"/>
          </w:rPr>
          <w:delText xml:space="preserve">(i) </w:delText>
        </w:r>
      </w:del>
      <w:ins w:id="448"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redemptions of or dividends or distributions on the Preferred Stock as expressly authorized </w:t>
      </w:r>
      <w:del w:id="449" w:author="Rubicon Law" w:date="2026-10-08T17:26:09.524Z">
        <w:r>
          <w:rPr>
            <w:rFonts w:ascii="Calibri" w:cs="Calibri" w:eastAsia="Calibri" w:hAnsi="Calibri"/>
            <w:sz w:val="22"/>
            <w:szCs w:val="22"/>
          </w:rPr>
          <w:delText xml:space="preserve">herein, (ii) </w:delText>
        </w:r>
      </w:del>
      <w:ins w:id="450" w:author="Rubicon Law" w:date="2026-10-08T17:26:09.524Z">
        <w:r>
          <w:rPr>
            <w:rFonts w:ascii="Calibri" w:cs="Calibri" w:eastAsia="Calibri" w:hAnsi="Calibri"/>
            <w:sz w:val="22"/>
            <w:szCs w:val="22"/>
          </w:rPr>
          <w:t xml:space="preserve">in this Certificate of Incorporation, (b) </w:t>
        </w:r>
      </w:ins>
      <w:r>
        <w:rPr>
          <w:rFonts w:ascii="Calibri" w:cs="Calibri" w:eastAsia="Calibri" w:hAnsi="Calibri"/>
          <w:sz w:val="22"/>
          <w:szCs w:val="22"/>
        </w:rPr>
        <w:t xml:space="preserve">dividends or other distributions payable on the Common Stock solely in the form of additional shares of Common Stock, </w:t>
      </w:r>
      <w:del w:id="451" w:author="Rubicon Law" w:date="2026-10-08T17:26:09.524Z">
        <w:r>
          <w:rPr>
            <w:rFonts w:ascii="Calibri" w:cs="Calibri" w:eastAsia="Calibri" w:hAnsi="Calibri"/>
            <w:sz w:val="22"/>
            <w:szCs w:val="22"/>
          </w:rPr>
          <w:delText xml:space="preserve">(iii) </w:delText>
        </w:r>
      </w:del>
      <w:ins w:id="452" w:author="Rubicon Law" w:date="2026-10-08T17:26:09.524Z">
        <w:r>
          <w:rPr>
            <w:rFonts w:ascii="Calibri" w:cs="Calibri" w:eastAsia="Calibri" w:hAnsi="Calibri"/>
            <w:sz w:val="22"/>
            <w:szCs w:val="22"/>
          </w:rPr>
          <w:t xml:space="preserve">or (c) </w:t>
        </w:r>
      </w:ins>
      <w:r>
        <w:rPr>
          <w:rFonts w:ascii="Calibri" w:cs="Calibri" w:eastAsia="Calibri" w:hAnsi="Calibri"/>
          <w:sz w:val="22"/>
          <w:szCs w:val="22"/>
        </w:rPr>
        <w:t xml:space="preserve">repurchases of stock from former employees, officers, directors, consultants or other persons who performed services for the Corporation or any subsidiary in connection with the cessation of </w:t>
      </w:r>
      <w:del w:id="453" w:author="Rubicon Law" w:date="2026-10-08T17:26:09.524Z">
        <w:r>
          <w:rPr>
            <w:rFonts w:ascii="Calibri" w:cs="Calibri" w:eastAsia="Calibri" w:hAnsi="Calibri"/>
            <w:sz w:val="22"/>
            <w:szCs w:val="22"/>
          </w:rPr>
          <w:delText xml:space="preserve">such </w:delText>
        </w:r>
      </w:del>
      <w:ins w:id="454"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employment or service at no greater than the original purchase </w:t>
      </w:r>
      <w:del w:id="455" w:author="Rubicon Law" w:date="2026-10-08T17:26:09.524Z">
        <w:r>
          <w:rPr>
            <w:rFonts w:ascii="Calibri" w:cs="Calibri" w:eastAsia="Calibri" w:hAnsi="Calibri"/>
            <w:sz w:val="22"/>
            <w:szCs w:val="22"/>
          </w:rPr>
          <w:delText xml:space="preserve">price thereof and (iv) redemptions, dividends or repurchases approved by the Requisite Directors;</w:delText>
        </w:r>
      </w:del>
      <w:ins w:id="456" w:author="Rubicon Law" w:date="2026-10-08T17:26:09.524Z">
        <w:r>
          <w:rPr>
            <w:rFonts w:ascii="Calibri" w:cs="Calibri" w:eastAsia="Calibri" w:hAnsi="Calibri"/>
            <w:sz w:val="22"/>
            <w:szCs w:val="22"/>
          </w:rPr>
          <w:t xml:space="preserve">price; or</w:t>
        </w:r>
      </w:ins>
    </w:p>
    <w:p>
      <w:pPr>
        <w:spacing w:after="200"/>
      </w:pPr>
      <w:del w:id="457" w:author="Rubicon Law" w:date="2026-10-08T17:26:09.524Z">
        <w:r>
          <w:rPr>
            <w:rFonts w:ascii="Calibri" w:cs="Calibri" w:eastAsia="Calibri" w:hAnsi="Calibri"/>
            <w:sz w:val="22"/>
            <w:szCs w:val="22"/>
          </w:rPr>
          <w:delText xml:space="preserve">3.3.7 create, or hold capital stock in, any subsidiary that is not wholly owned (either directly or through one or more other subsidiaries) by the Corporation (or substantially wholly owned other than de minimis holdings of a second holder as may be required by non-U.S. law),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[or]</w:delText>
        </w:r>
      </w:del>
    </w:p>
    <w:p>
      <w:pPr>
        <w:spacing w:after="200"/>
      </w:pPr>
      <w:del w:id="458" w:author="Rubicon Law" w:date="2026-10-08T17:26:09.524Z">
        <w:r>
          <w:rPr>
            <w:rFonts w:ascii="Calibri" w:cs="Calibri" w:eastAsia="Calibri" w:hAnsi="Calibri"/>
            <w:sz w:val="22"/>
            <w:szCs w:val="22"/>
          </w:rPr>
          <w:delText xml:space="preserve">3.3.8 [increase </w:delText>
        </w:r>
      </w:del>
      <w:ins w:id="459" w:author="Rubicon Law" w:date="2026-10-08T17:26:09.524Z">
        <w:r>
          <w:rPr>
            <w:rFonts w:ascii="Calibri" w:cs="Calibri" w:eastAsia="Calibri" w:hAnsi="Calibri"/>
            <w:sz w:val="22"/>
            <w:szCs w:val="22"/>
          </w:rPr>
          <w:t xml:space="preserve">3.3.6 increase </w:t>
        </w:r>
      </w:ins>
      <w:r>
        <w:rPr>
          <w:rFonts w:ascii="Calibri" w:cs="Calibri" w:eastAsia="Calibri" w:hAnsi="Calibri"/>
          <w:sz w:val="22"/>
          <w:szCs w:val="22"/>
        </w:rPr>
        <w:t xml:space="preserve">or decrease the authorized number of directors constituting the Board of </w:t>
      </w:r>
      <w:del w:id="460" w:author="Rubicon Law" w:date="2026-10-08T17:26:09.524Z">
        <w:r>
          <w:rPr>
            <w:rFonts w:ascii="Calibri" w:cs="Calibri" w:eastAsia="Calibri" w:hAnsi="Calibri"/>
            <w:sz w:val="22"/>
            <w:szCs w:val="22"/>
          </w:rPr>
          <w:delText xml:space="preserve">Directors, or change the number of votes entitled to be cast by any director or directors on any matter[; or][.]</w:delText>
        </w:r>
      </w:del>
      <w:ins w:id="461" w:author="Rubicon Law" w:date="2026-10-08T17:26:09.524Z">
        <w:r>
          <w:rPr>
            <w:rFonts w:ascii="Calibri" w:cs="Calibri" w:eastAsia="Calibri" w:hAnsi="Calibri"/>
            <w:sz w:val="22"/>
            <w:szCs w:val="22"/>
          </w:rPr>
          <w:t xml:space="preserve">Directors.</w:t>
        </w:r>
      </w:ins>
    </w:p>
    <w:p>
      <w:pPr>
        <w:spacing w:after="200"/>
      </w:pPr>
      <w:del w:id="462" w:author="Rubicon Law" w:date="2026-10-08T17:26:09.524Z">
        <w:r>
          <w:rPr>
            <w:rFonts w:ascii="Calibri" w:cs="Calibri" w:eastAsia="Calibri" w:hAnsi="Calibri"/>
            <w:sz w:val="22"/>
            <w:szCs w:val="22"/>
          </w:rPr>
          <w:delText xml:space="preserve">3.3.9 [unless otherwise approved by the Requisite Directors:</w:delText>
        </w:r>
      </w:del>
    </w:p>
    <w:p>
      <w:pPr>
        <w:spacing w:after="200"/>
      </w:pPr>
      <w:del w:id="463" w:author="Rubicon Law" w:date="2026-10-08T17:26:09.524Z">
        <w:r>
          <w:rPr>
            <w:rFonts w:ascii="Calibri" w:cs="Calibri" w:eastAsia="Calibri" w:hAnsi="Calibri"/>
            <w:sz w:val="22"/>
            <w:szCs w:val="22"/>
          </w:rPr>
          <w:delText xml:space="preserve">(a) [unless the aggregate indebtedness of the Corporation and its subsidiaries for borrowed money following such action would not exceed $[_______]/the amount already included in the annual budget approved in accordance with Section 3.3.9(f) 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delText>
        </w:r>
      </w:del>
    </w:p>
    <w:p>
      <w:pPr>
        <w:spacing w:after="200"/>
      </w:pPr>
      <w:del w:id="464" w:author="Rubicon Law" w:date="2026-10-08T17:26:09.524Z">
        <w:r>
          <w:rPr>
            <w:rFonts w:ascii="Calibri" w:cs="Calibri" w:eastAsia="Calibri" w:hAnsi="Calibri"/>
            <w:sz w:val="22"/>
            <w:szCs w:val="22"/>
          </w:rPr>
          <w:delText xml:space="preserve">(b) [(i) create or adopt any equity (or equity-linked) compensation plan; [or (ii) amend any such plan to increase the number of shares authorized for issuance thereunder];]</w:delText>
        </w:r>
      </w:del>
    </w:p>
    <w:p>
      <w:pPr>
        <w:spacing w:after="200"/>
      </w:pPr>
      <w:del w:id="465" w:author="Rubicon Law" w:date="2026-10-08T17:26:09.524Z">
        <w:r>
          <w:rPr>
            <w:rFonts w:ascii="Calibri" w:cs="Calibri" w:eastAsia="Calibri" w:hAnsi="Calibri"/>
            <w:sz w:val="22"/>
            <w:szCs w:val="22"/>
          </w:rPr>
          <w:delText xml:space="preserve">(c) unless already included in the annual budget approved in accordance with [Section 3.3.9(f), make, or permit any subsidiary to make, any loan or advance to any entity or individual, including, without limitation, any employee or director of the Corporation or any subsidiary, except advances and similar expenditures in the ordinary course of business;]</w:delText>
        </w:r>
      </w:del>
    </w:p>
    <w:p>
      <w:pPr>
        <w:spacing w:after="200"/>
      </w:pPr>
      <w:del w:id="466" w:author="Rubicon Law" w:date="2026-10-08T17:26:09.524Z">
        <w:r>
          <w:rPr>
            <w:rFonts w:ascii="Calibri" w:cs="Calibri" w:eastAsia="Calibri" w:hAnsi="Calibri"/>
            <w:sz w:val="22"/>
            <w:szCs w:val="22"/>
          </w:rPr>
          <w:delText xml:space="preserve">(d) [guarantee, directly or indirectly, or permit any subsidiary to guarantee, directly or indirectly, any indebtedness except for trade accounts of the Corporation or any subsidiary arising in the ordinary course of business;]</w:delText>
        </w:r>
      </w:del>
    </w:p>
    <w:p>
      <w:pPr>
        <w:spacing w:after="200"/>
      </w:pPr>
      <w:del w:id="467" w:author="Rubicon Law" w:date="2026-10-08T17:26:09.524Z">
        <w:r>
          <w:rPr>
            <w:rFonts w:ascii="Calibri" w:cs="Calibri" w:eastAsia="Calibri" w:hAnsi="Calibri"/>
            <w:sz w:val="22"/>
            <w:szCs w:val="22"/>
          </w:rPr>
          <w:delText xml:space="preserve">(e) [hire, terminate, or change the compensation of, approve or amend any stock or option awards to, or enter into any non-employment related transaction with, the Chief Executive Officer, any individual reporting directly to the Board of Directors, or executive-level individual reporting directly to the Chief Executive Officer, or any immediate family member of any such individual;]</w:delText>
        </w:r>
      </w:del>
    </w:p>
    <w:p>
      <w:pPr>
        <w:spacing w:after="200"/>
      </w:pPr>
      <w:del w:id="468" w:author="Rubicon Law" w:date="2026-10-08T17:26:09.524Z">
        <w:r>
          <w:rPr>
            <w:rFonts w:ascii="Calibri" w:cs="Calibri" w:eastAsia="Calibri" w:hAnsi="Calibri"/>
            <w:sz w:val="22"/>
            <w:szCs w:val="22"/>
          </w:rPr>
          <w:delText xml:space="preserve">(f) [approve the annual budget or any [material] amendment to the annual budget];</w:delText>
        </w:r>
      </w:del>
    </w:p>
    <w:p>
      <w:pPr>
        <w:spacing w:after="200"/>
      </w:pPr>
      <w:del w:id="469" w:author="Rubicon Law" w:date="2026-10-08T17:26:09.524Z">
        <w:r>
          <w:rPr>
            <w:rFonts w:ascii="Calibri" w:cs="Calibri" w:eastAsia="Calibri" w:hAnsi="Calibri"/>
            <w:sz w:val="22"/>
            <w:szCs w:val="22"/>
          </w:rPr>
          <w:delText xml:space="preserve">(g) [approve any equity grant to any employee who holds at least 1% of the capital stock of the Corporation (on an as-converted basis) that (i) vests other than on a four-year schedule with a one-year cliff; (ii) provides for acceleration of vesting; or (iii) is not subject to a right of first refusal in favor of the Corporation;]</w:delText>
        </w:r>
      </w:del>
    </w:p>
    <w:p>
      <w:pPr>
        <w:spacing w:after="200"/>
      </w:pPr>
      <w:del w:id="470" w:author="Rubicon Law" w:date="2026-10-08T17:26:09.524Z">
        <w:r>
          <w:rPr>
            <w:rFonts w:ascii="Calibri" w:cs="Calibri" w:eastAsia="Calibri" w:hAnsi="Calibri"/>
            <w:sz w:val="22"/>
            <w:szCs w:val="22"/>
          </w:rPr>
          <w:delText xml:space="preserve">(h) [create or modify the composition or members of any committee of the Board of Directors in such a manner as does not include each Preferred Director, other than a Preferred Director excluded from such committee formed for the purpose of avoiding conflicts of interest in which such Preferred Director's inclusion would create such conflict of interest;]</w:delText>
        </w:r>
      </w:del>
    </w:p>
    <w:p>
      <w:pPr>
        <w:spacing w:after="200"/>
      </w:pPr>
      <w:del w:id="471" w:author="Rubicon Law" w:date="2026-10-08T17:26:09.524Z">
        <w:r>
          <w:rPr>
            <w:rFonts w:ascii="Calibri" w:cs="Calibri" w:eastAsia="Calibri" w:hAnsi="Calibri"/>
            <w:sz w:val="22"/>
            <w:szCs w:val="22"/>
          </w:rPr>
          <w:delText xml:space="preserve">(i) [sell, issue, sponsor, create or distribute, or cause or permit any of its subsidiaries to sell, issue, sponsor, create or distribute, any digital tokens, cryptocurrency or other blockchain-based assets (collectively, "Tokens"), including through a pre-sale, initial coin offering, token distribution event or crowdfunding, or through the issuance of any instrument convertible into or exchangeable for Tokens;]</w:delText>
        </w:r>
      </w:del>
    </w:p>
    <w:p>
      <w:pPr>
        <w:spacing w:after="200"/>
      </w:pPr>
      <w:del w:id="472" w:author="Rubicon Law" w:date="2026-10-08T17:26:09.524Z">
        <w:r>
          <w:rPr>
            <w:rFonts w:ascii="Calibri" w:cs="Calibri" w:eastAsia="Calibri" w:hAnsi="Calibri"/>
            <w:sz w:val="22"/>
            <w:szCs w:val="22"/>
          </w:rPr>
          <w:delText xml:space="preserve">(j) [enter into any commercial contract outside the ordinary course of business involving the payment, contribution, or assignment by the Corporation of money or assets having a value (as determined by the Board of Directors in a manner consistent with the agreements governing such relationship) greater than $[_______]];</w:delText>
        </w:r>
      </w:del>
    </w:p>
    <w:p>
      <w:pPr>
        <w:spacing w:after="200"/>
      </w:pPr>
      <w:del w:id="473" w:author="Rubicon Law" w:date="2026-10-08T17:26:09.524Z">
        <w:r>
          <w:rPr>
            <w:rFonts w:ascii="Calibri" w:cs="Calibri" w:eastAsia="Calibri" w:hAnsi="Calibri"/>
            <w:sz w:val="22"/>
            <w:szCs w:val="22"/>
          </w:rPr>
          <w:delText xml:space="preserve">(k) [any license or transfer of the Corporation's (or its subsidiaries') intellectual property or assets to a third party in a material transaction or series of related transactions that, viewed in the aggregate, would be material and in connection with which such third party or its affiliates contemporaneously directly engages the services of any of the Corporation's senior executives in their individual capacities (including transactions commonly referred to as acquihires)]; [or]</w:delText>
        </w:r>
      </w:del>
    </w:p>
    <w:p>
      <w:pPr>
        <w:spacing w:after="200"/>
      </w:pPr>
      <w:del w:id="474" w:author="Rubicon Law" w:date="2026-10-08T17:26:09.524Z">
        <w:r>
          <w:rPr>
            <w:rFonts w:ascii="Calibri" w:cs="Calibri" w:eastAsia="Calibri" w:hAnsi="Calibri"/>
            <w:sz w:val="22"/>
            <w:szCs w:val="22"/>
          </w:rPr>
          <w:delText xml:space="preserve">(l) [enter into a real estate lease having a term longer than, or extend a real estate lease to result in a term longer than, three years, unless [either (i)] the aggregate annual cost to the Corporation is less than $[_______]or (ii) it is included in an annual budget or any amendment thereto approved in accordance with [Section 3.3.9(f)].]</w:delText>
        </w:r>
      </w:del>
    </w:p>
    <w:p>
      <w:pPr>
        <w:spacing w:after="200"/>
      </w:pPr>
      <w:r>
        <w:rPr>
          <w:rFonts w:ascii="Calibri" w:cs="Calibri" w:eastAsia="Calibri" w:hAnsi="Calibri"/>
          <w:sz w:val="22"/>
          <w:szCs w:val="22"/>
        </w:rPr>
        <w:t xml:space="preserve">4. Optional Conversion. The holders of the Preferred Stock </w:t>
      </w:r>
      <w:del w:id="475"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have conversion rights as follows (the "Conversion Rights"):</w:t>
      </w:r>
    </w:p>
    <w:p>
      <w:pPr>
        <w:spacing w:after="200"/>
      </w:pPr>
      <w:r>
        <w:rPr>
          <w:rFonts w:ascii="Calibri" w:cs="Calibri" w:eastAsia="Calibri" w:hAnsi="Calibri"/>
          <w:sz w:val="22"/>
          <w:szCs w:val="22"/>
        </w:rPr>
        <w:t xml:space="preserve">4.1 Right to Convert.</w:t>
      </w:r>
    </w:p>
    <w:p>
      <w:pPr>
        <w:spacing w:after="200"/>
      </w:pPr>
      <w:r>
        <w:rPr>
          <w:rFonts w:ascii="Calibri" w:cs="Calibri" w:eastAsia="Calibri" w:hAnsi="Calibri"/>
          <w:sz w:val="22"/>
          <w:szCs w:val="22"/>
        </w:rPr>
        <w:t xml:space="preserve">4.1.1 Conversion Ratio. Each share of Preferred Stock </w:t>
      </w:r>
      <w:del w:id="476" w:author="Rubicon Law" w:date="2026-10-08T17:26:09.524Z">
        <w:r>
          <w:rPr>
            <w:rFonts w:ascii="Calibri" w:cs="Calibri" w:eastAsia="Calibri" w:hAnsi="Calibri"/>
            <w:sz w:val="22"/>
            <w:szCs w:val="22"/>
          </w:rPr>
          <w:delText xml:space="preserve">shall be </w:delText>
        </w:r>
      </w:del>
      <w:ins w:id="477"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convertible, at the option of the </w:t>
      </w:r>
      <w:del w:id="478" w:author="Rubicon Law" w:date="2026-10-08T17:26:09.524Z">
        <w:r>
          <w:rPr>
            <w:rFonts w:ascii="Calibri" w:cs="Calibri" w:eastAsia="Calibri" w:hAnsi="Calibri"/>
            <w:sz w:val="22"/>
            <w:szCs w:val="22"/>
          </w:rPr>
          <w:delText xml:space="preserve">holder thereof, </w:delText>
        </w:r>
      </w:del>
      <w:ins w:id="479" w:author="Rubicon Law" w:date="2026-10-08T17:26:09.524Z">
        <w:r>
          <w:rPr>
            <w:rFonts w:ascii="Calibri" w:cs="Calibri" w:eastAsia="Calibri" w:hAnsi="Calibri"/>
            <w:sz w:val="22"/>
            <w:szCs w:val="22"/>
          </w:rPr>
          <w:t xml:space="preserve">holder, </w:t>
        </w:r>
      </w:ins>
      <w:r>
        <w:rPr>
          <w:rFonts w:ascii="Calibri" w:cs="Calibri" w:eastAsia="Calibri" w:hAnsi="Calibri"/>
          <w:sz w:val="22"/>
          <w:szCs w:val="22"/>
        </w:rPr>
        <w:t xml:space="preserve">at any </w:t>
      </w:r>
      <w:del w:id="480" w:author="Rubicon Law" w:date="2026-10-08T17:26:09.524Z">
        <w:r>
          <w:rPr>
            <w:rFonts w:ascii="Calibri" w:cs="Calibri" w:eastAsia="Calibri" w:hAnsi="Calibri"/>
            <w:sz w:val="22"/>
            <w:szCs w:val="22"/>
          </w:rPr>
          <w:delText xml:space="preserve">time, </w:delText>
        </w:r>
      </w:del>
      <w:ins w:id="481" w:author="Rubicon Law" w:date="2026-10-08T17:26:09.524Z">
        <w:r>
          <w:rPr>
            <w:rFonts w:ascii="Calibri" w:cs="Calibri" w:eastAsia="Calibri" w:hAnsi="Calibri"/>
            <w:sz w:val="22"/>
            <w:szCs w:val="22"/>
          </w:rPr>
          <w:t xml:space="preserve">time </w:t>
        </w:r>
      </w:ins>
      <w:r>
        <w:rPr>
          <w:rFonts w:ascii="Calibri" w:cs="Calibri" w:eastAsia="Calibri" w:hAnsi="Calibri"/>
          <w:sz w:val="22"/>
          <w:szCs w:val="22"/>
        </w:rPr>
        <w:t xml:space="preserve">and without the payment of additional consideration by the </w:t>
      </w:r>
      <w:del w:id="482" w:author="Rubicon Law" w:date="2026-10-08T17:26:09.524Z">
        <w:r>
          <w:rPr>
            <w:rFonts w:ascii="Calibri" w:cs="Calibri" w:eastAsia="Calibri" w:hAnsi="Calibri"/>
            <w:sz w:val="22"/>
            <w:szCs w:val="22"/>
          </w:rPr>
          <w:delText xml:space="preserve">holder thereof, </w:delText>
        </w:r>
      </w:del>
      <w:ins w:id="483" w:author="Rubicon Law" w:date="2026-10-08T17:26:09.524Z">
        <w:r>
          <w:rPr>
            <w:rFonts w:ascii="Calibri" w:cs="Calibri" w:eastAsia="Calibri" w:hAnsi="Calibri"/>
            <w:sz w:val="22"/>
            <w:szCs w:val="22"/>
          </w:rPr>
          <w:t xml:space="preserve">holder, </w:t>
        </w:r>
      </w:ins>
      <w:r>
        <w:rPr>
          <w:rFonts w:ascii="Calibri" w:cs="Calibri" w:eastAsia="Calibri" w:hAnsi="Calibri"/>
          <w:sz w:val="22"/>
          <w:szCs w:val="22"/>
        </w:rPr>
        <w:t xml:space="preserve">into </w:t>
      </w:r>
      <w:del w:id="484" w:author="Rubicon Law" w:date="2026-10-08T17:26:09.524Z">
        <w:r>
          <w:rPr>
            <w:rFonts w:ascii="Calibri" w:cs="Calibri" w:eastAsia="Calibri" w:hAnsi="Calibri"/>
            <w:sz w:val="22"/>
            <w:szCs w:val="22"/>
          </w:rPr>
          <w:delText xml:space="preserve">such </w:delText>
        </w:r>
      </w:del>
      <w:ins w:id="48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whole number of fully paid and </w:t>
      </w:r>
      <w:del w:id="486" w:author="Rubicon Law" w:date="2026-10-08T17:26:09.524Z">
        <w:r>
          <w:rPr>
            <w:rFonts w:ascii="Calibri" w:cs="Calibri" w:eastAsia="Calibri" w:hAnsi="Calibri"/>
            <w:sz w:val="22"/>
            <w:szCs w:val="22"/>
          </w:rPr>
          <w:delText xml:space="preserve">non-assessable </w:delText>
        </w:r>
      </w:del>
      <w:ins w:id="487" w:author="Rubicon Law" w:date="2026-10-08T17:26:09.524Z">
        <w:r>
          <w:rPr>
            <w:rFonts w:ascii="Calibri" w:cs="Calibri" w:eastAsia="Calibri" w:hAnsi="Calibri"/>
            <w:sz w:val="22"/>
            <w:szCs w:val="22"/>
          </w:rPr>
          <w:t xml:space="preserve">nonassessable </w:t>
        </w:r>
      </w:ins>
      <w:r>
        <w:rPr>
          <w:rFonts w:ascii="Calibri" w:cs="Calibri" w:eastAsia="Calibri" w:hAnsi="Calibri"/>
          <w:sz w:val="22"/>
          <w:szCs w:val="22"/>
        </w:rPr>
        <w:t xml:space="preserve">shares of Common Stock (calculated as provided in Section </w:t>
      </w:r>
      <w:del w:id="488" w:author="Rubicon Law" w:date="2026-10-08T17:26:09.524Z">
        <w:r>
          <w:rPr>
            <w:rFonts w:ascii="Calibri" w:cs="Calibri" w:eastAsia="Calibri" w:hAnsi="Calibri"/>
            <w:sz w:val="22"/>
            <w:szCs w:val="22"/>
          </w:rPr>
          <w:delText xml:space="preserve">4.2 below), as is </w:delText>
        </w:r>
      </w:del>
      <w:ins w:id="489" w:author="Rubicon Law" w:date="2026-10-08T17:26:09.524Z">
        <w:r>
          <w:rPr>
            <w:rFonts w:ascii="Calibri" w:cs="Calibri" w:eastAsia="Calibri" w:hAnsi="Calibri"/>
            <w:sz w:val="22"/>
            <w:szCs w:val="22"/>
          </w:rPr>
          <w:t xml:space="preserve">4.2) </w:t>
        </w:r>
      </w:ins>
      <w:r>
        <w:rPr>
          <w:rFonts w:ascii="Calibri" w:cs="Calibri" w:eastAsia="Calibri" w:hAnsi="Calibri"/>
          <w:sz w:val="22"/>
          <w:szCs w:val="22"/>
        </w:rPr>
        <w:t xml:space="preserve">determined by dividing the applicable Original Issue Price by the applicable Conversion Price </w:t>
      </w:r>
      <w:del w:id="490" w:author="Rubicon Law" w:date="2026-10-08T17:26:09.524Z">
        <w:r>
          <w:rPr>
            <w:rFonts w:ascii="Calibri" w:cs="Calibri" w:eastAsia="Calibri" w:hAnsi="Calibri"/>
            <w:sz w:val="22"/>
            <w:szCs w:val="22"/>
          </w:rPr>
          <w:delText xml:space="preserve">(as defined below) </w:delText>
        </w:r>
      </w:del>
      <w:r>
        <w:rPr>
          <w:rFonts w:ascii="Calibri" w:cs="Calibri" w:eastAsia="Calibri" w:hAnsi="Calibri"/>
          <w:sz w:val="22"/>
          <w:szCs w:val="22"/>
        </w:rPr>
        <w:t xml:space="preserve">in effect at the time of conversion. The "Conversion Price" </w:t>
      </w:r>
      <w:del w:id="491" w:author="Rubicon Law" w:date="2026-10-08T17:26:09.524Z">
        <w:r>
          <w:rPr>
            <w:rFonts w:ascii="Calibri" w:cs="Calibri" w:eastAsia="Calibri" w:hAnsi="Calibri"/>
            <w:sz w:val="22"/>
            <w:szCs w:val="22"/>
          </w:rPr>
          <w:delText xml:space="preserve">applicable to the </w:delText>
        </w:r>
      </w:del>
      <w:ins w:id="492" w:author="Rubicon Law" w:date="2026-10-08T17:26:09.524Z">
        <w:r>
          <w:rPr>
            <w:rFonts w:ascii="Calibri" w:cs="Calibri" w:eastAsia="Calibri" w:hAnsi="Calibri"/>
            <w:sz w:val="22"/>
            <w:szCs w:val="22"/>
          </w:rPr>
          <w:t xml:space="preserve">of each series of </w:t>
        </w:r>
      </w:ins>
      <w:r>
        <w:rPr>
          <w:rFonts w:ascii="Calibri" w:cs="Calibri" w:eastAsia="Calibri" w:hAnsi="Calibri"/>
          <w:sz w:val="22"/>
          <w:szCs w:val="22"/>
        </w:rPr>
        <w:t xml:space="preserve">Preferred Stock as of the Original Issue Date </w:t>
      </w:r>
      <w:del w:id="493" w:author="Rubicon Law" w:date="2026-10-08T17:26:09.524Z">
        <w:r>
          <w:rPr>
            <w:rFonts w:ascii="Calibri" w:cs="Calibri" w:eastAsia="Calibri" w:hAnsi="Calibri"/>
            <w:sz w:val="22"/>
            <w:szCs w:val="22"/>
          </w:rPr>
          <w:delText xml:space="preserve">shall be </w:delText>
        </w:r>
      </w:del>
      <w:ins w:id="494"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equal to </w:t>
      </w:r>
      <w:del w:id="495" w:author="Rubicon Law" w:date="2026-10-08T17:26:09.524Z">
        <w:r>
          <w:rPr>
            <w:rFonts w:ascii="Calibri" w:cs="Calibri" w:eastAsia="Calibri" w:hAnsi="Calibri"/>
            <w:sz w:val="22"/>
            <w:szCs w:val="22"/>
          </w:rPr>
          <w:delText xml:space="preserve">$_______ [insert original purchase price of Series A Preferred Stock] per </w:delText>
        </w:r>
      </w:del>
      <w:ins w:id="496" w:author="Rubicon Law" w:date="2026-10-08T17:26:09.524Z">
        <w:r>
          <w:rPr>
            <w:rFonts w:ascii="Calibri" w:cs="Calibri" w:eastAsia="Calibri" w:hAnsi="Calibri"/>
            <w:sz w:val="22"/>
            <w:szCs w:val="22"/>
          </w:rPr>
          <w:t xml:space="preserve">its Original Issue Price. The "Original Issue Date" means the date on which the first </w:t>
        </w:r>
      </w:ins>
      <w:r>
        <w:rPr>
          <w:rFonts w:ascii="Calibri" w:cs="Calibri" w:eastAsia="Calibri" w:hAnsi="Calibri"/>
          <w:sz w:val="22"/>
          <w:szCs w:val="22"/>
        </w:rPr>
        <w:t xml:space="preserve">share of Series </w:t>
      </w:r>
      <w:del w:id="497" w:author="Rubicon Law" w:date="2026-10-08T17:26:09.524Z">
        <w:r>
          <w:rPr>
            <w:rFonts w:ascii="Calibri" w:cs="Calibri" w:eastAsia="Calibri" w:hAnsi="Calibri"/>
            <w:sz w:val="22"/>
            <w:szCs w:val="22"/>
          </w:rPr>
          <w:delText xml:space="preserve">A </w:delText>
        </w:r>
      </w:del>
      <w:ins w:id="498" w:author="Rubicon Law" w:date="2026-10-08T17:26:09.524Z">
        <w:r>
          <w:rPr>
            <w:rFonts w:ascii="Calibri" w:cs="Calibri" w:eastAsia="Calibri" w:hAnsi="Calibri"/>
            <w:sz w:val="22"/>
            <w:szCs w:val="22"/>
          </w:rPr>
          <w:t xml:space="preserve">Seed </w:t>
        </w:r>
      </w:ins>
      <w:r>
        <w:rPr>
          <w:rFonts w:ascii="Calibri" w:cs="Calibri" w:eastAsia="Calibri" w:hAnsi="Calibri"/>
          <w:sz w:val="22"/>
          <w:szCs w:val="22"/>
        </w:rPr>
        <w:t xml:space="preserve">Preferred </w:t>
      </w:r>
      <w:del w:id="499" w:author="Rubicon Law" w:date="2026-10-08T17:26:09.524Z">
        <w:r>
          <w:rPr>
            <w:rFonts w:ascii="Calibri" w:cs="Calibri" w:eastAsia="Calibri" w:hAnsi="Calibri"/>
            <w:sz w:val="22"/>
            <w:szCs w:val="22"/>
          </w:rPr>
          <w:delText xml:space="preserve">Stock. Such </w:delText>
        </w:r>
      </w:del>
      <w:ins w:id="500" w:author="Rubicon Law" w:date="2026-10-08T17:26:09.524Z">
        <w:r>
          <w:rPr>
            <w:rFonts w:ascii="Calibri" w:cs="Calibri" w:eastAsia="Calibri" w:hAnsi="Calibri"/>
            <w:sz w:val="22"/>
            <w:szCs w:val="22"/>
          </w:rPr>
          <w:t xml:space="preserve">Stock is issued. The </w:t>
        </w:r>
      </w:ins>
      <w:r>
        <w:rPr>
          <w:rFonts w:ascii="Calibri" w:cs="Calibri" w:eastAsia="Calibri" w:hAnsi="Calibri"/>
          <w:sz w:val="22"/>
          <w:szCs w:val="22"/>
        </w:rPr>
        <w:t xml:space="preserve">initial Conversion Price </w:t>
      </w:r>
      <w:del w:id="501" w:author="Rubicon Law" w:date="2026-10-08T17:26:09.524Z">
        <w:r>
          <w:rPr>
            <w:rFonts w:ascii="Calibri" w:cs="Calibri" w:eastAsia="Calibri" w:hAnsi="Calibri"/>
            <w:sz w:val="22"/>
            <w:szCs w:val="22"/>
          </w:rPr>
          <w:delText xml:space="preserve">for a </w:delText>
        </w:r>
      </w:del>
      <w:ins w:id="502" w:author="Rubicon Law" w:date="2026-10-08T17:26:09.524Z">
        <w:r>
          <w:rPr>
            <w:rFonts w:ascii="Calibri" w:cs="Calibri" w:eastAsia="Calibri" w:hAnsi="Calibri"/>
            <w:sz w:val="22"/>
            <w:szCs w:val="22"/>
          </w:rPr>
          <w:t xml:space="preserve">of each </w:t>
        </w:r>
      </w:ins>
      <w:r>
        <w:rPr>
          <w:rFonts w:ascii="Calibri" w:cs="Calibri" w:eastAsia="Calibri" w:hAnsi="Calibri"/>
          <w:sz w:val="22"/>
          <w:szCs w:val="22"/>
        </w:rPr>
        <w:t xml:space="preserve">series of Preferred Stock, and the rate at which shares of </w:t>
      </w:r>
      <w:del w:id="503" w:author="Rubicon Law" w:date="2026-10-08T17:26:09.524Z">
        <w:r>
          <w:rPr>
            <w:rFonts w:ascii="Calibri" w:cs="Calibri" w:eastAsia="Calibri" w:hAnsi="Calibri"/>
            <w:sz w:val="22"/>
            <w:szCs w:val="22"/>
          </w:rPr>
          <w:delText xml:space="preserve">Preferred Stock </w:delText>
        </w:r>
      </w:del>
      <w:ins w:id="504" w:author="Rubicon Law" w:date="2026-10-08T17:26:09.524Z">
        <w:r>
          <w:rPr>
            <w:rFonts w:ascii="Calibri" w:cs="Calibri" w:eastAsia="Calibri" w:hAnsi="Calibri"/>
            <w:sz w:val="22"/>
            <w:szCs w:val="22"/>
          </w:rPr>
          <w:t xml:space="preserve">that series </w:t>
        </w:r>
      </w:ins>
      <w:r>
        <w:rPr>
          <w:rFonts w:ascii="Calibri" w:cs="Calibri" w:eastAsia="Calibri" w:hAnsi="Calibri"/>
          <w:sz w:val="22"/>
          <w:szCs w:val="22"/>
        </w:rPr>
        <w:t xml:space="preserve">may be converted into shares of Common Stock, </w:t>
      </w:r>
      <w:del w:id="505" w:author="Rubicon Law" w:date="2026-10-08T17:26:09.524Z">
        <w:r>
          <w:rPr>
            <w:rFonts w:ascii="Calibri" w:cs="Calibri" w:eastAsia="Calibri" w:hAnsi="Calibri"/>
            <w:sz w:val="22"/>
            <w:szCs w:val="22"/>
          </w:rPr>
          <w:delText xml:space="preserve">shall be </w:delText>
        </w:r>
      </w:del>
      <w:ins w:id="506"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subject to adjustment as provided in this Section </w:t>
      </w:r>
      <w:del w:id="507" w:author="Rubicon Law" w:date="2026-10-08T17:26:09.524Z">
        <w:r>
          <w:rPr>
            <w:rFonts w:ascii="Calibri" w:cs="Calibri" w:eastAsia="Calibri" w:hAnsi="Calibri"/>
            <w:sz w:val="22"/>
            <w:szCs w:val="22"/>
          </w:rPr>
          <w:delText xml:space="preserve">4. Notwithstanding the foregoing and notwithstanding [Section 4.3.1, the optional right to convert shares of Preferred Stock into shares of Common Stock pursuant to the first sentence of this Section 4.1.1 shall be suspended, and no optional conversion may be effective, from and after the date the Corporation delivers (pursuant to Section 5A.1 below) notice of a Qualified Financing (as defined below) until immediately after the earlier of (x) consummation of the Qualified Financing and the associated Special Mandatory Conversion or (y) termination of the Qualified Financing; provided, however, that the foregoing limitation on the right to optionally convert shares into Common Stock pursuant to this Section 4.1.1 shall not affect the calculation of the number of shares deemed issuable upon conversion of such shares for purposes of (A) voting rights under this Certificate of Incorporation, or (B) determining amounts payable in respect of shares of Preferred Stock in connection with a dissolution, liquidation, or winding up of the Corporation or pursuant to a Deemed Liquidation Event.]</w:delText>
        </w:r>
      </w:del>
      <w:ins w:id="508" w:author="Rubicon Law" w:date="2026-10-08T17:26:09.524Z">
        <w:r>
          <w:rPr>
            <w:rFonts w:ascii="Calibri" w:cs="Calibri" w:eastAsia="Calibri" w:hAnsi="Calibri"/>
            <w:sz w:val="22"/>
            <w:szCs w:val="22"/>
          </w:rPr>
          <w:t xml:space="preserve">4.</w:t>
        </w:r>
      </w:ins>
    </w:p>
    <w:p>
      <w:pPr>
        <w:spacing w:after="200"/>
      </w:pPr>
      <w:r>
        <w:rPr>
          <w:rFonts w:ascii="Calibri" w:cs="Calibri" w:eastAsia="Calibri" w:hAnsi="Calibri"/>
          <w:sz w:val="22"/>
          <w:szCs w:val="22"/>
        </w:rPr>
        <w:t xml:space="preserve">4.1.2 Termination of Conversion Rights. In the event of a </w:t>
      </w:r>
      <w:del w:id="509" w:author="Rubicon Law" w:date="2026-10-08T17:26:09.524Z">
        <w:r>
          <w:rPr>
            <w:rFonts w:ascii="Calibri" w:cs="Calibri" w:eastAsia="Calibri" w:hAnsi="Calibri"/>
            <w:sz w:val="22"/>
            <w:szCs w:val="22"/>
          </w:rPr>
          <w:delText xml:space="preserve">notice of </w:delText>
        </w:r>
      </w:del>
      <w:r>
        <w:rPr>
          <w:rFonts w:ascii="Calibri" w:cs="Calibri" w:eastAsia="Calibri" w:hAnsi="Calibri"/>
          <w:sz w:val="22"/>
          <w:szCs w:val="22"/>
        </w:rPr>
        <w:t xml:space="preserve">redemption of </w:t>
      </w:r>
      <w:del w:id="510" w:author="Rubicon Law" w:date="2026-10-08T17:26:09.524Z">
        <w:r>
          <w:rPr>
            <w:rFonts w:ascii="Calibri" w:cs="Calibri" w:eastAsia="Calibri" w:hAnsi="Calibri"/>
            <w:sz w:val="22"/>
            <w:szCs w:val="22"/>
          </w:rPr>
          <w:delText xml:space="preserve">any </w:delText>
        </w:r>
      </w:del>
      <w:r>
        <w:rPr>
          <w:rFonts w:ascii="Calibri" w:cs="Calibri" w:eastAsia="Calibri" w:hAnsi="Calibri"/>
          <w:sz w:val="22"/>
          <w:szCs w:val="22"/>
        </w:rPr>
        <w:t xml:space="preserve">shares of Preferred Stock </w:t>
      </w:r>
      <w:del w:id="511" w:author="Rubicon Law" w:date="2026-10-08T17:26:09.524Z">
        <w:r>
          <w:rPr>
            <w:rFonts w:ascii="Calibri" w:cs="Calibri" w:eastAsia="Calibri" w:hAnsi="Calibri"/>
            <w:sz w:val="22"/>
            <w:szCs w:val="22"/>
          </w:rPr>
          <w:delText xml:space="preserve">pursuant to </w:delText>
        </w:r>
      </w:del>
      <w:ins w:id="512"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w:t>
      </w:r>
      <w:del w:id="513" w:author="Rubicon Law" w:date="2026-10-08T17:26:09.524Z">
        <w:r>
          <w:rPr>
            <w:rFonts w:ascii="Calibri" w:cs="Calibri" w:eastAsia="Calibri" w:hAnsi="Calibri"/>
            <w:sz w:val="22"/>
            <w:szCs w:val="22"/>
          </w:rPr>
          <w:delText xml:space="preserve">2.3.2(b) or [Section 6.1], </w:delText>
        </w:r>
      </w:del>
      <w:ins w:id="514" w:author="Rubicon Law" w:date="2026-10-08T17:26:09.524Z">
        <w:r>
          <w:rPr>
            <w:rFonts w:ascii="Calibri" w:cs="Calibri" w:eastAsia="Calibri" w:hAnsi="Calibri"/>
            <w:sz w:val="22"/>
            <w:szCs w:val="22"/>
          </w:rPr>
          <w:t xml:space="preserve">2.3.2(b), </w:t>
        </w:r>
      </w:ins>
      <w:r>
        <w:rPr>
          <w:rFonts w:ascii="Calibri" w:cs="Calibri" w:eastAsia="Calibri" w:hAnsi="Calibri"/>
          <w:sz w:val="22"/>
          <w:szCs w:val="22"/>
        </w:rPr>
        <w:t xml:space="preserve">the Conversion Rights of the shares </w:t>
      </w:r>
      <w:del w:id="515" w:author="Rubicon Law" w:date="2026-10-08T17:26:09.524Z">
        <w:r>
          <w:rPr>
            <w:rFonts w:ascii="Calibri" w:cs="Calibri" w:eastAsia="Calibri" w:hAnsi="Calibri"/>
            <w:sz w:val="22"/>
            <w:szCs w:val="22"/>
          </w:rPr>
          <w:delText xml:space="preserve">designated for redemption shall </w:delText>
        </w:r>
      </w:del>
      <w:ins w:id="516" w:author="Rubicon Law" w:date="2026-10-08T17:26:09.524Z">
        <w:r>
          <w:rPr>
            <w:rFonts w:ascii="Calibri" w:cs="Calibri" w:eastAsia="Calibri" w:hAnsi="Calibri"/>
            <w:sz w:val="22"/>
            <w:szCs w:val="22"/>
          </w:rPr>
          <w:t xml:space="preserve">to be redeemed </w:t>
        </w:r>
      </w:ins>
      <w:r>
        <w:rPr>
          <w:rFonts w:ascii="Calibri" w:cs="Calibri" w:eastAsia="Calibri" w:hAnsi="Calibri"/>
          <w:sz w:val="22"/>
          <w:szCs w:val="22"/>
        </w:rPr>
        <w:t xml:space="preserve">terminate at 5:00 p.m. </w:t>
      </w:r>
      <w:del w:id="517" w:author="Rubicon Law" w:date="2026-10-08T17:26:09.524Z">
        <w:r>
          <w:rPr>
            <w:rFonts w:ascii="Calibri" w:cs="Calibri" w:eastAsia="Calibri" w:hAnsi="Calibri"/>
            <w:sz w:val="22"/>
            <w:szCs w:val="22"/>
          </w:rPr>
          <w:delText xml:space="preserve">[Eastern/Pacific] </w:delText>
        </w:r>
      </w:del>
      <w:ins w:id="518" w:author="Rubicon Law" w:date="2026-10-08T17:26:09.524Z">
        <w:r>
          <w:rPr>
            <w:rFonts w:ascii="Calibri" w:cs="Calibri" w:eastAsia="Calibri" w:hAnsi="Calibri"/>
            <w:sz w:val="22"/>
            <w:szCs w:val="22"/>
          </w:rPr>
          <w:t xml:space="preserve">Eastern </w:t>
        </w:r>
      </w:ins>
      <w:r>
        <w:rPr>
          <w:rFonts w:ascii="Calibri" w:cs="Calibri" w:eastAsia="Calibri" w:hAnsi="Calibri"/>
          <w:sz w:val="22"/>
          <w:szCs w:val="22"/>
        </w:rPr>
        <w:t xml:space="preserve">time (the "close of </w:t>
      </w:r>
      <w:del w:id="519" w:author="Rubicon Law" w:date="2026-10-08T17:26:09.524Z">
        <w:r>
          <w:rPr>
            <w:rFonts w:ascii="Calibri" w:cs="Calibri" w:eastAsia="Calibri" w:hAnsi="Calibri"/>
            <w:sz w:val="22"/>
            <w:szCs w:val="22"/>
          </w:rPr>
          <w:delText xml:space="preserve">business" for purposes hereof) </w:delText>
        </w:r>
      </w:del>
      <w:ins w:id="520" w:author="Rubicon Law" w:date="2026-10-08T17:26:09.524Z">
        <w:r>
          <w:rPr>
            <w:rFonts w:ascii="Calibri" w:cs="Calibri" w:eastAsia="Calibri" w:hAnsi="Calibri"/>
            <w:sz w:val="22"/>
            <w:szCs w:val="22"/>
          </w:rPr>
          <w:t xml:space="preserve">business") </w:t>
        </w:r>
      </w:ins>
      <w:r>
        <w:rPr>
          <w:rFonts w:ascii="Calibri" w:cs="Calibri" w:eastAsia="Calibri" w:hAnsi="Calibri"/>
          <w:sz w:val="22"/>
          <w:szCs w:val="22"/>
        </w:rPr>
        <w:t xml:space="preserve">on the last full day preceding the </w:t>
      </w:r>
      <w:del w:id="521" w:author="Rubicon Law" w:date="2026-10-08T17:26:09.524Z">
        <w:r>
          <w:rPr>
            <w:rFonts w:ascii="Calibri" w:cs="Calibri" w:eastAsia="Calibri" w:hAnsi="Calibri"/>
            <w:sz w:val="22"/>
            <w:szCs w:val="22"/>
          </w:rPr>
          <w:delText xml:space="preserve">date fixed for redemption, </w:delText>
        </w:r>
      </w:del>
      <w:ins w:id="522" w:author="Rubicon Law" w:date="2026-10-08T17:26:09.524Z">
        <w:r>
          <w:rPr>
            <w:rFonts w:ascii="Calibri" w:cs="Calibri" w:eastAsia="Calibri" w:hAnsi="Calibri"/>
            <w:sz w:val="22"/>
            <w:szCs w:val="22"/>
          </w:rPr>
          <w:t xml:space="preserve">150th day after the Deemed Liquidation Event, </w:t>
        </w:r>
      </w:ins>
      <w:r>
        <w:rPr>
          <w:rFonts w:ascii="Calibri" w:cs="Calibri" w:eastAsia="Calibri" w:hAnsi="Calibri"/>
          <w:sz w:val="22"/>
          <w:szCs w:val="22"/>
        </w:rPr>
        <w:t xml:space="preserve">unless the redemption price is not fully paid on </w:t>
      </w:r>
      <w:del w:id="523" w:author="Rubicon Law" w:date="2026-10-08T17:26:09.524Z">
        <w:r>
          <w:rPr>
            <w:rFonts w:ascii="Calibri" w:cs="Calibri" w:eastAsia="Calibri" w:hAnsi="Calibri"/>
            <w:sz w:val="22"/>
            <w:szCs w:val="22"/>
          </w:rPr>
          <w:delText xml:space="preserve">such redemption date, </w:delText>
        </w:r>
      </w:del>
      <w:ins w:id="524" w:author="Rubicon Law" w:date="2026-10-08T17:26:09.524Z">
        <w:r>
          <w:rPr>
            <w:rFonts w:ascii="Calibri" w:cs="Calibri" w:eastAsia="Calibri" w:hAnsi="Calibri"/>
            <w:sz w:val="22"/>
            <w:szCs w:val="22"/>
          </w:rPr>
          <w:t xml:space="preserve">that day, </w:t>
        </w:r>
      </w:ins>
      <w:r>
        <w:rPr>
          <w:rFonts w:ascii="Calibri" w:cs="Calibri" w:eastAsia="Calibri" w:hAnsi="Calibri"/>
          <w:sz w:val="22"/>
          <w:szCs w:val="22"/>
        </w:rPr>
        <w:t xml:space="preserve">in which case the Conversion Rights </w:t>
      </w:r>
      <w:del w:id="525" w:author="Rubicon Law" w:date="2026-10-08T17:26:09.524Z">
        <w:r>
          <w:rPr>
            <w:rFonts w:ascii="Calibri" w:cs="Calibri" w:eastAsia="Calibri" w:hAnsi="Calibri"/>
            <w:sz w:val="22"/>
            <w:szCs w:val="22"/>
          </w:rPr>
          <w:delText xml:space="preserve">for such </w:delText>
        </w:r>
      </w:del>
      <w:ins w:id="526" w:author="Rubicon Law" w:date="2026-10-08T17:26:09.524Z">
        <w:r>
          <w:rPr>
            <w:rFonts w:ascii="Calibri" w:cs="Calibri" w:eastAsia="Calibri" w:hAnsi="Calibri"/>
            <w:sz w:val="22"/>
            <w:szCs w:val="22"/>
          </w:rPr>
          <w:t xml:space="preserve">of those </w:t>
        </w:r>
      </w:ins>
      <w:r>
        <w:rPr>
          <w:rFonts w:ascii="Calibri" w:cs="Calibri" w:eastAsia="Calibri" w:hAnsi="Calibri"/>
          <w:sz w:val="22"/>
          <w:szCs w:val="22"/>
        </w:rPr>
        <w:t xml:space="preserve">shares </w:t>
      </w:r>
      <w:del w:id="527"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continue until </w:t>
      </w:r>
      <w:del w:id="528" w:author="Rubicon Law" w:date="2026-10-08T17:26:09.524Z">
        <w:r>
          <w:rPr>
            <w:rFonts w:ascii="Calibri" w:cs="Calibri" w:eastAsia="Calibri" w:hAnsi="Calibri"/>
            <w:sz w:val="22"/>
            <w:szCs w:val="22"/>
          </w:rPr>
          <w:delText xml:space="preserve">such </w:delText>
        </w:r>
      </w:del>
      <w:ins w:id="529" w:author="Rubicon Law" w:date="2026-10-08T17:26:09.524Z">
        <w:r>
          <w:rPr>
            <w:rFonts w:ascii="Calibri" w:cs="Calibri" w:eastAsia="Calibri" w:hAnsi="Calibri"/>
            <w:sz w:val="22"/>
            <w:szCs w:val="22"/>
          </w:rPr>
          <w:t xml:space="preserve">the redemption </w:t>
        </w:r>
      </w:ins>
      <w:r>
        <w:rPr>
          <w:rFonts w:ascii="Calibri" w:cs="Calibri" w:eastAsia="Calibri" w:hAnsi="Calibri"/>
          <w:sz w:val="22"/>
          <w:szCs w:val="22"/>
        </w:rPr>
        <w:t xml:space="preserve">price is paid in full. In the event of a liquidation, dissolution or winding up of the Corporation or a Deemed Liquidation Event, the Conversion Rights </w:t>
      </w:r>
      <w:del w:id="530"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terminate at the close of business on the last full day preceding the date fixed for the payment of any </w:t>
      </w:r>
      <w:del w:id="531"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amounts distributable on </w:t>
      </w:r>
      <w:del w:id="532" w:author="Rubicon Law" w:date="2026-10-08T17:26:09.524Z">
        <w:r>
          <w:rPr>
            <w:rFonts w:ascii="Calibri" w:cs="Calibri" w:eastAsia="Calibri" w:hAnsi="Calibri"/>
            <w:sz w:val="22"/>
            <w:szCs w:val="22"/>
          </w:rPr>
          <w:delText xml:space="preserve">such </w:delText>
        </w:r>
      </w:del>
      <w:ins w:id="53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event to the holders of Preferred Stock; provided that the </w:t>
      </w:r>
      <w:del w:id="534" w:author="Rubicon Law" w:date="2026-10-08T17:26:09.524Z">
        <w:r>
          <w:rPr>
            <w:rFonts w:ascii="Calibri" w:cs="Calibri" w:eastAsia="Calibri" w:hAnsi="Calibri"/>
            <w:sz w:val="22"/>
            <w:szCs w:val="22"/>
          </w:rPr>
          <w:delText xml:space="preserve">foregoing </w:delText>
        </w:r>
      </w:del>
      <w:r>
        <w:rPr>
          <w:rFonts w:ascii="Calibri" w:cs="Calibri" w:eastAsia="Calibri" w:hAnsi="Calibri"/>
          <w:sz w:val="22"/>
          <w:szCs w:val="22"/>
        </w:rPr>
        <w:t xml:space="preserve">termination of Conversion Rights </w:t>
      </w:r>
      <w:del w:id="535" w:author="Rubicon Law" w:date="2026-10-08T17:26:09.524Z">
        <w:r>
          <w:rPr>
            <w:rFonts w:ascii="Calibri" w:cs="Calibri" w:eastAsia="Calibri" w:hAnsi="Calibri"/>
            <w:sz w:val="22"/>
            <w:szCs w:val="22"/>
          </w:rPr>
          <w:delText xml:space="preserve">shall </w:delText>
        </w:r>
      </w:del>
      <w:ins w:id="536" w:author="Rubicon Law" w:date="2026-10-08T17:26:09.524Z">
        <w:r>
          <w:rPr>
            <w:rFonts w:ascii="Calibri" w:cs="Calibri" w:eastAsia="Calibri" w:hAnsi="Calibri"/>
            <w:sz w:val="22"/>
            <w:szCs w:val="22"/>
          </w:rPr>
          <w:t xml:space="preserve">does </w:t>
        </w:r>
      </w:ins>
      <w:r>
        <w:rPr>
          <w:rFonts w:ascii="Calibri" w:cs="Calibri" w:eastAsia="Calibri" w:hAnsi="Calibri"/>
          <w:sz w:val="22"/>
          <w:szCs w:val="22"/>
        </w:rPr>
        <w:t xml:space="preserve">not affect the </w:t>
      </w:r>
      <w:del w:id="537" w:author="Rubicon Law" w:date="2026-10-08T17:26:09.524Z">
        <w:r>
          <w:rPr>
            <w:rFonts w:ascii="Calibri" w:cs="Calibri" w:eastAsia="Calibri" w:hAnsi="Calibri"/>
            <w:sz w:val="22"/>
            <w:szCs w:val="22"/>
          </w:rPr>
          <w:delText xml:space="preserve">amount(s) </w:delText>
        </w:r>
      </w:del>
      <w:ins w:id="538" w:author="Rubicon Law" w:date="2026-10-08T17:26:09.524Z">
        <w:r>
          <w:rPr>
            <w:rFonts w:ascii="Calibri" w:cs="Calibri" w:eastAsia="Calibri" w:hAnsi="Calibri"/>
            <w:sz w:val="22"/>
            <w:szCs w:val="22"/>
          </w:rPr>
          <w:t xml:space="preserve">amounts </w:t>
        </w:r>
      </w:ins>
      <w:r>
        <w:rPr>
          <w:rFonts w:ascii="Calibri" w:cs="Calibri" w:eastAsia="Calibri" w:hAnsi="Calibri"/>
          <w:sz w:val="22"/>
          <w:szCs w:val="22"/>
        </w:rPr>
        <w:t xml:space="preserve">otherwise paid or payable in accordance with Section 2.1 to the holders of Preferred Stock </w:t>
      </w:r>
      <w:del w:id="539" w:author="Rubicon Law" w:date="2026-10-08T17:26:09.524Z">
        <w:r>
          <w:rPr>
            <w:rFonts w:ascii="Calibri" w:cs="Calibri" w:eastAsia="Calibri" w:hAnsi="Calibri"/>
            <w:sz w:val="22"/>
            <w:szCs w:val="22"/>
          </w:rPr>
          <w:delText xml:space="preserve">pursuant to such </w:delText>
        </w:r>
      </w:del>
      <w:ins w:id="540" w:author="Rubicon Law" w:date="2026-10-08T17:26:09.524Z">
        <w:r>
          <w:rPr>
            <w:rFonts w:ascii="Calibri" w:cs="Calibri" w:eastAsia="Calibri" w:hAnsi="Calibri"/>
            <w:sz w:val="22"/>
            <w:szCs w:val="22"/>
          </w:rPr>
          <w:t xml:space="preserve">in connection with that </w:t>
        </w:r>
      </w:ins>
      <w:r>
        <w:rPr>
          <w:rFonts w:ascii="Calibri" w:cs="Calibri" w:eastAsia="Calibri" w:hAnsi="Calibri"/>
          <w:sz w:val="22"/>
          <w:szCs w:val="22"/>
        </w:rPr>
        <w:t xml:space="preserve">liquidation, </w:t>
      </w:r>
      <w:del w:id="541" w:author="Rubicon Law" w:date="2026-10-08T17:26:09.524Z">
        <w:r>
          <w:rPr>
            <w:rFonts w:ascii="Calibri" w:cs="Calibri" w:eastAsia="Calibri" w:hAnsi="Calibri"/>
            <w:sz w:val="22"/>
            <w:szCs w:val="22"/>
          </w:rPr>
          <w:delText xml:space="preserve">dissolution or </w:delText>
        </w:r>
      </w:del>
      <w:ins w:id="542" w:author="Rubicon Law" w:date="2026-10-08T17:26:09.524Z">
        <w:r>
          <w:rPr>
            <w:rFonts w:ascii="Calibri" w:cs="Calibri" w:eastAsia="Calibri" w:hAnsi="Calibri"/>
            <w:sz w:val="22"/>
            <w:szCs w:val="22"/>
          </w:rPr>
          <w:t xml:space="preserve">dissolution, </w:t>
        </w:r>
      </w:ins>
      <w:r>
        <w:rPr>
          <w:rFonts w:ascii="Calibri" w:cs="Calibri" w:eastAsia="Calibri" w:hAnsi="Calibri"/>
          <w:sz w:val="22"/>
          <w:szCs w:val="22"/>
        </w:rPr>
        <w:t xml:space="preserve">winding up </w:t>
      </w:r>
      <w:del w:id="543" w:author="Rubicon Law" w:date="2026-10-08T17:26:09.524Z">
        <w:r>
          <w:rPr>
            <w:rFonts w:ascii="Calibri" w:cs="Calibri" w:eastAsia="Calibri" w:hAnsi="Calibri"/>
            <w:sz w:val="22"/>
            <w:szCs w:val="22"/>
          </w:rPr>
          <w:delText xml:space="preserve">of the Corporation </w:delText>
        </w:r>
      </w:del>
      <w:r>
        <w:rPr>
          <w:rFonts w:ascii="Calibri" w:cs="Calibri" w:eastAsia="Calibri" w:hAnsi="Calibri"/>
          <w:sz w:val="22"/>
          <w:szCs w:val="22"/>
        </w:rPr>
        <w:t xml:space="preserve">or </w:t>
      </w:r>
      <w:del w:id="544" w:author="Rubicon Law" w:date="2026-10-08T17:26:09.524Z">
        <w:r>
          <w:rPr>
            <w:rFonts w:ascii="Calibri" w:cs="Calibri" w:eastAsia="Calibri" w:hAnsi="Calibri"/>
            <w:sz w:val="22"/>
            <w:szCs w:val="22"/>
          </w:rPr>
          <w:delText xml:space="preserve">a </w:delText>
        </w:r>
      </w:del>
      <w:r>
        <w:rPr>
          <w:rFonts w:ascii="Calibri" w:cs="Calibri" w:eastAsia="Calibri" w:hAnsi="Calibri"/>
          <w:sz w:val="22"/>
          <w:szCs w:val="22"/>
        </w:rPr>
        <w:t xml:space="preserve">Deemed Liquidation Event.</w:t>
      </w:r>
    </w:p>
    <w:p>
      <w:pPr>
        <w:spacing w:after="200"/>
      </w:pPr>
      <w:r>
        <w:rPr>
          <w:rFonts w:ascii="Calibri" w:cs="Calibri" w:eastAsia="Calibri" w:hAnsi="Calibri"/>
          <w:sz w:val="22"/>
          <w:szCs w:val="22"/>
        </w:rPr>
        <w:t xml:space="preserve">4.2 Number of Shares Issuable Upon Conversion. The number of shares of Common Stock issuable to a holder of Preferred Stock upon conversion </w:t>
      </w:r>
      <w:del w:id="545" w:author="Rubicon Law" w:date="2026-10-08T17:26:09.524Z">
        <w:r>
          <w:rPr>
            <w:rFonts w:ascii="Calibri" w:cs="Calibri" w:eastAsia="Calibri" w:hAnsi="Calibri"/>
            <w:sz w:val="22"/>
            <w:szCs w:val="22"/>
          </w:rPr>
          <w:delText xml:space="preserve">of such Preferred Stock shall be </w:delText>
        </w:r>
      </w:del>
      <w:ins w:id="546"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the nearest whole share, after aggregating all fractional interests in shares of Common Stock that would otherwise be issuable upon conversion of all shares of </w:t>
      </w:r>
      <w:del w:id="547" w:author="Rubicon Law" w:date="2026-10-08T17:26:09.524Z">
        <w:r>
          <w:rPr>
            <w:rFonts w:ascii="Calibri" w:cs="Calibri" w:eastAsia="Calibri" w:hAnsi="Calibri"/>
            <w:sz w:val="22"/>
            <w:szCs w:val="22"/>
          </w:rPr>
          <w:delText xml:space="preserve">that </w:delText>
        </w:r>
      </w:del>
      <w:ins w:id="54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same series of Preferred Stock being converted by </w:t>
      </w:r>
      <w:del w:id="549" w:author="Rubicon Law" w:date="2026-10-08T17:26:09.524Z">
        <w:r>
          <w:rPr>
            <w:rFonts w:ascii="Calibri" w:cs="Calibri" w:eastAsia="Calibri" w:hAnsi="Calibri"/>
            <w:sz w:val="22"/>
            <w:szCs w:val="22"/>
          </w:rPr>
          <w:delText xml:space="preserve">such </w:delText>
        </w:r>
      </w:del>
      <w:ins w:id="55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holder (with any fractional </w:t>
      </w:r>
      <w:del w:id="551" w:author="Rubicon Law" w:date="2026-10-08T17:26:09.524Z">
        <w:r>
          <w:rPr>
            <w:rFonts w:ascii="Calibri" w:cs="Calibri" w:eastAsia="Calibri" w:hAnsi="Calibri"/>
            <w:sz w:val="22"/>
            <w:szCs w:val="22"/>
          </w:rPr>
          <w:delText xml:space="preserve">interests </w:delText>
        </w:r>
      </w:del>
      <w:ins w:id="552" w:author="Rubicon Law" w:date="2026-10-08T17:26:09.524Z">
        <w:r>
          <w:rPr>
            <w:rFonts w:ascii="Calibri" w:cs="Calibri" w:eastAsia="Calibri" w:hAnsi="Calibri"/>
            <w:sz w:val="22"/>
            <w:szCs w:val="22"/>
          </w:rPr>
          <w:t xml:space="preserve">interest </w:t>
        </w:r>
      </w:ins>
      <w:r>
        <w:rPr>
          <w:rFonts w:ascii="Calibri" w:cs="Calibri" w:eastAsia="Calibri" w:hAnsi="Calibri"/>
          <w:sz w:val="22"/>
          <w:szCs w:val="22"/>
        </w:rPr>
        <w:t xml:space="preserve">after </w:t>
      </w:r>
      <w:del w:id="553"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aggregation representing 0.5 or greater of a whole share being entitled to a whole share). </w:t>
      </w:r>
      <w:del w:id="554" w:author="Rubicon Law" w:date="2026-10-08T17:26:09.524Z">
        <w:r>
          <w:rPr>
            <w:rFonts w:ascii="Calibri" w:cs="Calibri" w:eastAsia="Calibri" w:hAnsi="Calibri"/>
            <w:sz w:val="22"/>
            <w:szCs w:val="22"/>
          </w:rPr>
          <w:delText xml:space="preserve">For the avoidance of doubt, no </w:delText>
        </w:r>
      </w:del>
      <w:ins w:id="555" w:author="Rubicon Law" w:date="2026-10-08T17:26:09.524Z">
        <w:r>
          <w:rPr>
            <w:rFonts w:ascii="Calibri" w:cs="Calibri" w:eastAsia="Calibri" w:hAnsi="Calibri"/>
            <w:sz w:val="22"/>
            <w:szCs w:val="22"/>
          </w:rPr>
          <w:t xml:space="preserve">No </w:t>
        </w:r>
      </w:ins>
      <w:r>
        <w:rPr>
          <w:rFonts w:ascii="Calibri" w:cs="Calibri" w:eastAsia="Calibri" w:hAnsi="Calibri"/>
          <w:sz w:val="22"/>
          <w:szCs w:val="22"/>
        </w:rPr>
        <w:t xml:space="preserve">fractional interests in shares of Common Stock </w:t>
      </w:r>
      <w:del w:id="556" w:author="Rubicon Law" w:date="2026-10-08T17:26:09.524Z">
        <w:r>
          <w:rPr>
            <w:rFonts w:ascii="Calibri" w:cs="Calibri" w:eastAsia="Calibri" w:hAnsi="Calibri"/>
            <w:sz w:val="22"/>
            <w:szCs w:val="22"/>
          </w:rPr>
          <w:delText xml:space="preserve">shall </w:delText>
        </w:r>
      </w:del>
      <w:ins w:id="55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created or issuable as a result of the conversion of the Preferred </w:t>
      </w:r>
      <w:del w:id="558" w:author="Rubicon Law" w:date="2026-10-08T17:26:09.524Z">
        <w:r>
          <w:rPr>
            <w:rFonts w:ascii="Calibri" w:cs="Calibri" w:eastAsia="Calibri" w:hAnsi="Calibri"/>
            <w:sz w:val="22"/>
            <w:szCs w:val="22"/>
          </w:rPr>
          <w:delText xml:space="preserve">Stock pursuant to Section 4.1.1.</w:delText>
        </w:r>
      </w:del>
      <w:ins w:id="559" w:author="Rubicon Law" w:date="2026-10-08T17:26:09.524Z">
        <w:r>
          <w:rPr>
            <w:rFonts w:ascii="Calibri" w:cs="Calibri" w:eastAsia="Calibri" w:hAnsi="Calibri"/>
            <w:sz w:val="22"/>
            <w:szCs w:val="22"/>
          </w:rPr>
          <w:t xml:space="preserve">Stock.</w:t>
        </w:r>
      </w:ins>
    </w:p>
    <w:p>
      <w:pPr>
        <w:spacing w:after="200"/>
      </w:pPr>
      <w:r>
        <w:rPr>
          <w:rFonts w:ascii="Calibri" w:cs="Calibri" w:eastAsia="Calibri" w:hAnsi="Calibri"/>
          <w:sz w:val="22"/>
          <w:szCs w:val="22"/>
        </w:rPr>
        <w:t xml:space="preserve">4.3 Mechanics of Conversion.</w:t>
      </w:r>
    </w:p>
    <w:p>
      <w:pPr>
        <w:spacing w:after="200"/>
      </w:pPr>
      <w:r>
        <w:rPr>
          <w:rFonts w:ascii="Calibri" w:cs="Calibri" w:eastAsia="Calibri" w:hAnsi="Calibri"/>
          <w:sz w:val="22"/>
          <w:szCs w:val="22"/>
        </w:rPr>
        <w:t xml:space="preserve">4.3.1 Notice of Conversion. </w:t>
      </w:r>
      <w:del w:id="560" w:author="Rubicon Law" w:date="2026-10-08T17:26:09.524Z">
        <w:r>
          <w:rPr>
            <w:rFonts w:ascii="Calibri" w:cs="Calibri" w:eastAsia="Calibri" w:hAnsi="Calibri"/>
            <w:sz w:val="22"/>
            <w:szCs w:val="22"/>
          </w:rPr>
          <w:delText xml:space="preserve">In order for a holder of Preferred Stock to </w:delText>
        </w:r>
      </w:del>
      <w:ins w:id="561" w:author="Rubicon Law" w:date="2026-10-08T17:26:09.524Z">
        <w:r>
          <w:rPr>
            <w:rFonts w:ascii="Calibri" w:cs="Calibri" w:eastAsia="Calibri" w:hAnsi="Calibri"/>
            <w:sz w:val="22"/>
            <w:szCs w:val="22"/>
          </w:rPr>
          <w:t xml:space="preserve">To </w:t>
        </w:r>
      </w:ins>
      <w:r>
        <w:rPr>
          <w:rFonts w:ascii="Calibri" w:cs="Calibri" w:eastAsia="Calibri" w:hAnsi="Calibri"/>
          <w:sz w:val="22"/>
          <w:szCs w:val="22"/>
        </w:rPr>
        <w:t xml:space="preserve">voluntarily convert shares of Preferred Stock into shares of Common Stock, </w:t>
      </w:r>
      <w:del w:id="562" w:author="Rubicon Law" w:date="2026-10-08T17:26:09.524Z">
        <w:r>
          <w:rPr>
            <w:rFonts w:ascii="Calibri" w:cs="Calibri" w:eastAsia="Calibri" w:hAnsi="Calibri"/>
            <w:sz w:val="22"/>
            <w:szCs w:val="22"/>
          </w:rPr>
          <w:delText xml:space="preserve">such </w:delText>
        </w:r>
      </w:del>
      <w:ins w:id="563"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holder shall (a) provide written notice to the Corporation at </w:t>
      </w:r>
      <w:del w:id="564" w:author="Rubicon Law" w:date="2026-10-08T17:26:09.524Z">
        <w:r>
          <w:rPr>
            <w:rFonts w:ascii="Calibri" w:cs="Calibri" w:eastAsia="Calibri" w:hAnsi="Calibri"/>
            <w:sz w:val="22"/>
            <w:szCs w:val="22"/>
          </w:rPr>
          <w:delText xml:space="preserve">the </w:delText>
        </w:r>
      </w:del>
      <w:ins w:id="565" w:author="Rubicon Law" w:date="2026-10-08T17:26:09.524Z">
        <w:r>
          <w:rPr>
            <w:rFonts w:ascii="Calibri" w:cs="Calibri" w:eastAsia="Calibri" w:hAnsi="Calibri"/>
            <w:sz w:val="22"/>
            <w:szCs w:val="22"/>
          </w:rPr>
          <w:t xml:space="preserve">its </w:t>
        </w:r>
      </w:ins>
      <w:r>
        <w:rPr>
          <w:rFonts w:ascii="Calibri" w:cs="Calibri" w:eastAsia="Calibri" w:hAnsi="Calibri"/>
          <w:sz w:val="22"/>
          <w:szCs w:val="22"/>
        </w:rPr>
        <w:t xml:space="preserve">principal office </w:t>
      </w:r>
      <w:del w:id="566" w:author="Rubicon Law" w:date="2026-10-08T17:26:09.524Z">
        <w:r>
          <w:rPr>
            <w:rFonts w:ascii="Calibri" w:cs="Calibri" w:eastAsia="Calibri" w:hAnsi="Calibri"/>
            <w:sz w:val="22"/>
            <w:szCs w:val="22"/>
          </w:rPr>
          <w:delText xml:space="preserve">of </w:delText>
        </w:r>
      </w:del>
      <w:ins w:id="56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the </w:t>
      </w:r>
      <w:del w:id="568" w:author="Rubicon Law" w:date="2026-10-08T17:26:09.524Z">
        <w:r>
          <w:rPr>
            <w:rFonts w:ascii="Calibri" w:cs="Calibri" w:eastAsia="Calibri" w:hAnsi="Calibri"/>
            <w:sz w:val="22"/>
            <w:szCs w:val="22"/>
          </w:rPr>
          <w:delText xml:space="preserve">Corporation that such </w:delText>
        </w:r>
      </w:del>
      <w:r>
        <w:rPr>
          <w:rFonts w:ascii="Calibri" w:cs="Calibri" w:eastAsia="Calibri" w:hAnsi="Calibri"/>
          <w:sz w:val="22"/>
          <w:szCs w:val="22"/>
        </w:rPr>
        <w:t xml:space="preserve">holder elects to convert all or any number of </w:t>
      </w:r>
      <w:del w:id="569" w:author="Rubicon Law" w:date="2026-10-08T17:26:09.524Z">
        <w:r>
          <w:rPr>
            <w:rFonts w:ascii="Calibri" w:cs="Calibri" w:eastAsia="Calibri" w:hAnsi="Calibri"/>
            <w:sz w:val="22"/>
            <w:szCs w:val="22"/>
          </w:rPr>
          <w:delText xml:space="preserve">such </w:delText>
        </w:r>
      </w:del>
      <w:ins w:id="57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holder's shares of Preferred Stock and, if applicable, any event on which </w:t>
      </w:r>
      <w:del w:id="571" w:author="Rubicon Law" w:date="2026-10-08T17:26:09.524Z">
        <w:r>
          <w:rPr>
            <w:rFonts w:ascii="Calibri" w:cs="Calibri" w:eastAsia="Calibri" w:hAnsi="Calibri"/>
            <w:sz w:val="22"/>
            <w:szCs w:val="22"/>
          </w:rPr>
          <w:delText xml:space="preserve">such </w:delText>
        </w:r>
      </w:del>
      <w:ins w:id="57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is </w:t>
      </w:r>
      <w:del w:id="573" w:author="Rubicon Law" w:date="2026-10-08T17:26:09.524Z">
        <w:r>
          <w:rPr>
            <w:rFonts w:ascii="Calibri" w:cs="Calibri" w:eastAsia="Calibri" w:hAnsi="Calibri"/>
            <w:sz w:val="22"/>
            <w:szCs w:val="22"/>
          </w:rPr>
          <w:delText xml:space="preserve">contingent </w:delText>
        </w:r>
      </w:del>
      <w:ins w:id="574" w:author="Rubicon Law" w:date="2026-10-08T17:26:09.524Z">
        <w:r>
          <w:rPr>
            <w:rFonts w:ascii="Calibri" w:cs="Calibri" w:eastAsia="Calibri" w:hAnsi="Calibri"/>
            <w:sz w:val="22"/>
            <w:szCs w:val="22"/>
          </w:rPr>
          <w:t xml:space="preserve">contingent, </w:t>
        </w:r>
      </w:ins>
      <w:r>
        <w:rPr>
          <w:rFonts w:ascii="Calibri" w:cs="Calibri" w:eastAsia="Calibri" w:hAnsi="Calibri"/>
          <w:sz w:val="22"/>
          <w:szCs w:val="22"/>
        </w:rPr>
        <w:t xml:space="preserve">and (b) if </w:t>
      </w:r>
      <w:del w:id="575" w:author="Rubicon Law" w:date="2026-10-08T17:26:09.524Z">
        <w:r>
          <w:rPr>
            <w:rFonts w:ascii="Calibri" w:cs="Calibri" w:eastAsia="Calibri" w:hAnsi="Calibri"/>
            <w:sz w:val="22"/>
            <w:szCs w:val="22"/>
          </w:rPr>
          <w:delText xml:space="preserve">such </w:delText>
        </w:r>
      </w:del>
      <w:ins w:id="57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holder's shares are certificated, </w:t>
      </w:r>
      <w:del w:id="577" w:author="Rubicon Law" w:date="2026-10-08T17:26:09.524Z">
        <w:r>
          <w:rPr>
            <w:rFonts w:ascii="Calibri" w:cs="Calibri" w:eastAsia="Calibri" w:hAnsi="Calibri"/>
            <w:sz w:val="22"/>
            <w:szCs w:val="22"/>
          </w:rPr>
          <w:delText xml:space="preserve">tender </w:delText>
        </w:r>
      </w:del>
      <w:ins w:id="578" w:author="Rubicon Law" w:date="2026-10-08T17:26:09.524Z">
        <w:r>
          <w:rPr>
            <w:rFonts w:ascii="Calibri" w:cs="Calibri" w:eastAsia="Calibri" w:hAnsi="Calibri"/>
            <w:sz w:val="22"/>
            <w:szCs w:val="22"/>
          </w:rPr>
          <w:t xml:space="preserve">surrender the certificate or certificates for those shares </w:t>
        </w:r>
      </w:ins>
      <w:r>
        <w:rPr>
          <w:rFonts w:ascii="Calibri" w:cs="Calibri" w:eastAsia="Calibri" w:hAnsi="Calibri"/>
          <w:sz w:val="22"/>
          <w:szCs w:val="22"/>
        </w:rPr>
        <w:t xml:space="preserve">to the Corporation at its principal office </w:t>
      </w:r>
      <w:del w:id="579" w:author="Rubicon Law" w:date="2026-10-08T17:26:09.524Z">
        <w:r>
          <w:rPr>
            <w:rFonts w:ascii="Calibri" w:cs="Calibri" w:eastAsia="Calibri" w:hAnsi="Calibri"/>
            <w:sz w:val="22"/>
            <w:szCs w:val="22"/>
          </w:rPr>
          <w:delText xml:space="preserve">(1) the certificate or certificates for such shares of Preferred Stock or (2) a stock assignment separate from certificate if such certificate or certificates are electronic </w:delText>
        </w:r>
      </w:del>
      <w:r>
        <w:rPr>
          <w:rFonts w:ascii="Calibri" w:cs="Calibri" w:eastAsia="Calibri" w:hAnsi="Calibri"/>
          <w:sz w:val="22"/>
          <w:szCs w:val="22"/>
        </w:rPr>
        <w:t xml:space="preserve">(or, if </w:t>
      </w:r>
      <w:del w:id="580" w:author="Rubicon Law" w:date="2026-10-08T17:26:09.524Z">
        <w:r>
          <w:rPr>
            <w:rFonts w:ascii="Calibri" w:cs="Calibri" w:eastAsia="Calibri" w:hAnsi="Calibri"/>
            <w:sz w:val="22"/>
            <w:szCs w:val="22"/>
          </w:rPr>
          <w:delText xml:space="preserve">such registered </w:delText>
        </w:r>
      </w:del>
      <w:ins w:id="58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 alleges that </w:t>
      </w:r>
      <w:del w:id="582" w:author="Rubicon Law" w:date="2026-10-08T17:26:09.524Z">
        <w:r>
          <w:rPr>
            <w:rFonts w:ascii="Calibri" w:cs="Calibri" w:eastAsia="Calibri" w:hAnsi="Calibri"/>
            <w:sz w:val="22"/>
            <w:szCs w:val="22"/>
          </w:rPr>
          <w:delText xml:space="preserve">such </w:delText>
        </w:r>
      </w:del>
      <w:ins w:id="583"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certificate has been lost, stolen or destroyed, </w:t>
      </w:r>
      <w:ins w:id="584" w:author="Rubicon Law" w:date="2026-10-08T17:26:09.524Z">
        <w:r>
          <w:rPr>
            <w:rFonts w:ascii="Calibri" w:cs="Calibri" w:eastAsia="Calibri" w:hAnsi="Calibri"/>
            <w:sz w:val="22"/>
            <w:szCs w:val="22"/>
          </w:rPr>
          <w:t xml:space="preserve">deliver </w:t>
        </w:r>
      </w:ins>
      <w:r>
        <w:rPr>
          <w:rFonts w:ascii="Calibri" w:cs="Calibri" w:eastAsia="Calibri" w:hAnsi="Calibri"/>
          <w:sz w:val="22"/>
          <w:szCs w:val="22"/>
        </w:rPr>
        <w:t xml:space="preserve">a lost certificate affidavit and agreement reasonably acceptable to the Corporation to indemnify the Corporation against any claim that may be made against the Corporation on account of the alleged loss, theft or destruction of </w:t>
      </w:r>
      <w:del w:id="585" w:author="Rubicon Law" w:date="2026-10-08T17:26:09.524Z">
        <w:r>
          <w:rPr>
            <w:rFonts w:ascii="Calibri" w:cs="Calibri" w:eastAsia="Calibri" w:hAnsi="Calibri"/>
            <w:sz w:val="22"/>
            <w:szCs w:val="22"/>
          </w:rPr>
          <w:delText xml:space="preserve">such </w:delText>
        </w:r>
      </w:del>
      <w:ins w:id="58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certificate). If required by the Corporation, any certificates surrendered for conversion </w:t>
      </w:r>
      <w:del w:id="587" w:author="Rubicon Law" w:date="2026-10-08T17:26:09.524Z">
        <w:r>
          <w:rPr>
            <w:rFonts w:ascii="Calibri" w:cs="Calibri" w:eastAsia="Calibri" w:hAnsi="Calibri"/>
            <w:sz w:val="22"/>
            <w:szCs w:val="22"/>
          </w:rPr>
          <w:delText xml:space="preserve">shall </w:delText>
        </w:r>
      </w:del>
      <w:ins w:id="588" w:author="Rubicon Law" w:date="2026-10-08T17:26:09.524Z">
        <w:r>
          <w:rPr>
            <w:rFonts w:ascii="Calibri" w:cs="Calibri" w:eastAsia="Calibri" w:hAnsi="Calibri"/>
            <w:sz w:val="22"/>
            <w:szCs w:val="22"/>
          </w:rPr>
          <w:t xml:space="preserve">must </w:t>
        </w:r>
      </w:ins>
      <w:r>
        <w:rPr>
          <w:rFonts w:ascii="Calibri" w:cs="Calibri" w:eastAsia="Calibri" w:hAnsi="Calibri"/>
          <w:sz w:val="22"/>
          <w:szCs w:val="22"/>
        </w:rPr>
        <w:t xml:space="preserve">be endorsed or accompanied by a written instrument </w:t>
      </w:r>
      <w:del w:id="589" w:author="Rubicon Law" w:date="2026-10-08T17:26:09.524Z">
        <w:r>
          <w:rPr>
            <w:rFonts w:ascii="Calibri" w:cs="Calibri" w:eastAsia="Calibri" w:hAnsi="Calibri"/>
            <w:sz w:val="22"/>
            <w:szCs w:val="22"/>
          </w:rPr>
          <w:delText xml:space="preserve">or instruments </w:delText>
        </w:r>
      </w:del>
      <w:r>
        <w:rPr>
          <w:rFonts w:ascii="Calibri" w:cs="Calibri" w:eastAsia="Calibri" w:hAnsi="Calibri"/>
          <w:sz w:val="22"/>
          <w:szCs w:val="22"/>
        </w:rPr>
        <w:t xml:space="preserve">of transfer, in form satisfactory to the Corporation, duly executed by the registered holder or </w:t>
      </w:r>
      <w:del w:id="590" w:author="Rubicon Law" w:date="2026-10-08T17:26:09.524Z">
        <w:r>
          <w:rPr>
            <w:rFonts w:ascii="Calibri" w:cs="Calibri" w:eastAsia="Calibri" w:hAnsi="Calibri"/>
            <w:sz w:val="22"/>
            <w:szCs w:val="22"/>
          </w:rPr>
          <w:delText xml:space="preserve">his, her or its </w:delText>
        </w:r>
      </w:del>
      <w:ins w:id="591" w:author="Rubicon Law" w:date="2026-10-08T17:26:09.524Z">
        <w:r>
          <w:rPr>
            <w:rFonts w:ascii="Calibri" w:cs="Calibri" w:eastAsia="Calibri" w:hAnsi="Calibri"/>
            <w:sz w:val="22"/>
            <w:szCs w:val="22"/>
          </w:rPr>
          <w:t xml:space="preserve">the holder's </w:t>
        </w:r>
      </w:ins>
      <w:r>
        <w:rPr>
          <w:rFonts w:ascii="Calibri" w:cs="Calibri" w:eastAsia="Calibri" w:hAnsi="Calibri"/>
          <w:sz w:val="22"/>
          <w:szCs w:val="22"/>
        </w:rPr>
        <w:t xml:space="preserve">attorney duly authorized in writing. </w:t>
      </w:r>
      <w:del w:id="592" w:author="Rubicon Law" w:date="2026-10-08T17:26:09.524Z">
        <w:r>
          <w:rPr>
            <w:rFonts w:ascii="Calibri" w:cs="Calibri" w:eastAsia="Calibri" w:hAnsi="Calibri"/>
            <w:sz w:val="22"/>
            <w:szCs w:val="22"/>
          </w:rPr>
          <w:delText xml:space="preserve">[Unless </w:delText>
        </w:r>
      </w:del>
      <w:ins w:id="593" w:author="Rubicon Law" w:date="2026-10-08T17:26:09.524Z">
        <w:r>
          <w:rPr>
            <w:rFonts w:ascii="Calibri" w:cs="Calibri" w:eastAsia="Calibri" w:hAnsi="Calibri"/>
            <w:sz w:val="22"/>
            <w:szCs w:val="22"/>
          </w:rPr>
          <w:t xml:space="preserve">Unless </w:t>
        </w:r>
      </w:ins>
      <w:r>
        <w:rPr>
          <w:rFonts w:ascii="Calibri" w:cs="Calibri" w:eastAsia="Calibri" w:hAnsi="Calibri"/>
          <w:sz w:val="22"/>
          <w:szCs w:val="22"/>
        </w:rPr>
        <w:t xml:space="preserve">a later time and date is </w:t>
      </w:r>
      <w:del w:id="594" w:author="Rubicon Law" w:date="2026-10-08T17:26:09.524Z">
        <w:r>
          <w:rPr>
            <w:rFonts w:ascii="Calibri" w:cs="Calibri" w:eastAsia="Calibri" w:hAnsi="Calibri"/>
            <w:sz w:val="22"/>
            <w:szCs w:val="22"/>
          </w:rPr>
          <w:delText xml:space="preserve">otherwise </w:delText>
        </w:r>
      </w:del>
      <w:r>
        <w:rPr>
          <w:rFonts w:ascii="Calibri" w:cs="Calibri" w:eastAsia="Calibri" w:hAnsi="Calibri"/>
          <w:sz w:val="22"/>
          <w:szCs w:val="22"/>
        </w:rPr>
        <w:t xml:space="preserve">specified by the </w:t>
      </w:r>
      <w:del w:id="595" w:author="Rubicon Law" w:date="2026-10-08T17:26:09.524Z">
        <w:r>
          <w:rPr>
            <w:rFonts w:ascii="Calibri" w:cs="Calibri" w:eastAsia="Calibri" w:hAnsi="Calibri"/>
            <w:sz w:val="22"/>
            <w:szCs w:val="22"/>
          </w:rPr>
          <w:delText xml:space="preserve">holder,] </w:delText>
        </w:r>
      </w:del>
      <w:ins w:id="596" w:author="Rubicon Law" w:date="2026-10-08T17:26:09.524Z">
        <w:r>
          <w:rPr>
            <w:rFonts w:ascii="Calibri" w:cs="Calibri" w:eastAsia="Calibri" w:hAnsi="Calibri"/>
            <w:sz w:val="22"/>
            <w:szCs w:val="22"/>
          </w:rPr>
          <w:t xml:space="preserve">holder, </w:t>
        </w:r>
      </w:ins>
      <w:r>
        <w:rPr>
          <w:rFonts w:ascii="Calibri" w:cs="Calibri" w:eastAsia="Calibri" w:hAnsi="Calibri"/>
          <w:sz w:val="22"/>
          <w:szCs w:val="22"/>
        </w:rPr>
        <w:t xml:space="preserve">the close of business on the date of receipt by the </w:t>
      </w:r>
      <w:del w:id="597" w:author="Rubicon Law" w:date="2026-10-08T17:26:09.524Z">
        <w:r>
          <w:rPr>
            <w:rFonts w:ascii="Calibri" w:cs="Calibri" w:eastAsia="Calibri" w:hAnsi="Calibri"/>
            <w:sz w:val="22"/>
            <w:szCs w:val="22"/>
          </w:rPr>
          <w:delText xml:space="preserve">transfer agent </w:delText>
        </w:r>
      </w:del>
      <w:ins w:id="598" w:author="Rubicon Law" w:date="2026-10-08T17:26:09.524Z">
        <w:r>
          <w:rPr>
            <w:rFonts w:ascii="Calibri" w:cs="Calibri" w:eastAsia="Calibri" w:hAnsi="Calibri"/>
            <w:sz w:val="22"/>
            <w:szCs w:val="22"/>
          </w:rPr>
          <w:t xml:space="preserve">Corporation </w:t>
        </w:r>
      </w:ins>
      <w:r>
        <w:rPr>
          <w:rFonts w:ascii="Calibri" w:cs="Calibri" w:eastAsia="Calibri" w:hAnsi="Calibri"/>
          <w:sz w:val="22"/>
          <w:szCs w:val="22"/>
        </w:rPr>
        <w:t xml:space="preserve">(or </w:t>
      </w:r>
      <w:del w:id="599" w:author="Rubicon Law" w:date="2026-10-08T17:26:09.524Z">
        <w:r>
          <w:rPr>
            <w:rFonts w:ascii="Calibri" w:cs="Calibri" w:eastAsia="Calibri" w:hAnsi="Calibri"/>
            <w:sz w:val="22"/>
            <w:szCs w:val="22"/>
          </w:rPr>
          <w:delText xml:space="preserve">by the Corporation if the Corporation serves as </w:delText>
        </w:r>
      </w:del>
      <w:r>
        <w:rPr>
          <w:rFonts w:ascii="Calibri" w:cs="Calibri" w:eastAsia="Calibri" w:hAnsi="Calibri"/>
          <w:sz w:val="22"/>
          <w:szCs w:val="22"/>
        </w:rPr>
        <w:t xml:space="preserve">its </w:t>
      </w:r>
      <w:del w:id="600" w:author="Rubicon Law" w:date="2026-10-08T17:26:09.524Z">
        <w:r>
          <w:rPr>
            <w:rFonts w:ascii="Calibri" w:cs="Calibri" w:eastAsia="Calibri" w:hAnsi="Calibri"/>
            <w:sz w:val="22"/>
            <w:szCs w:val="22"/>
          </w:rPr>
          <w:delText xml:space="preserve">own </w:delText>
        </w:r>
      </w:del>
      <w:r>
        <w:rPr>
          <w:rFonts w:ascii="Calibri" w:cs="Calibri" w:eastAsia="Calibri" w:hAnsi="Calibri"/>
          <w:sz w:val="22"/>
          <w:szCs w:val="22"/>
        </w:rPr>
        <w:t xml:space="preserve">transfer agent) of </w:t>
      </w:r>
      <w:del w:id="601" w:author="Rubicon Law" w:date="2026-10-08T17:26:09.524Z">
        <w:r>
          <w:rPr>
            <w:rFonts w:ascii="Calibri" w:cs="Calibri" w:eastAsia="Calibri" w:hAnsi="Calibri"/>
            <w:sz w:val="22"/>
            <w:szCs w:val="22"/>
          </w:rPr>
          <w:delText xml:space="preserve">such </w:delText>
        </w:r>
      </w:del>
      <w:ins w:id="60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notice and, if applicable, certificates (or lost certificate affidavit and agreement) </w:t>
      </w:r>
      <w:del w:id="603" w:author="Rubicon Law" w:date="2026-10-08T17:26:09.524Z">
        <w:r>
          <w:rPr>
            <w:rFonts w:ascii="Calibri" w:cs="Calibri" w:eastAsia="Calibri" w:hAnsi="Calibri"/>
            <w:sz w:val="22"/>
            <w:szCs w:val="22"/>
          </w:rPr>
          <w:delText xml:space="preserve">shall be </w:delText>
        </w:r>
      </w:del>
      <w:ins w:id="604"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the time of conversion (the "Conversion Time"), and the shares of Common Stock issuable upon conversion of the specified shares </w:t>
      </w:r>
      <w:del w:id="605" w:author="Rubicon Law" w:date="2026-10-08T17:26:09.524Z">
        <w:r>
          <w:rPr>
            <w:rFonts w:ascii="Calibri" w:cs="Calibri" w:eastAsia="Calibri" w:hAnsi="Calibri"/>
            <w:sz w:val="22"/>
            <w:szCs w:val="22"/>
          </w:rPr>
          <w:delText xml:space="preserve">shall </w:delText>
        </w:r>
      </w:del>
      <w:ins w:id="60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deemed </w:t>
      </w:r>
      <w:del w:id="607" w:author="Rubicon Law" w:date="2026-10-08T17:26:09.524Z">
        <w:r>
          <w:rPr>
            <w:rFonts w:ascii="Calibri" w:cs="Calibri" w:eastAsia="Calibri" w:hAnsi="Calibri"/>
            <w:sz w:val="22"/>
            <w:szCs w:val="22"/>
          </w:rPr>
          <w:delText xml:space="preserve">to be </w:delText>
        </w:r>
      </w:del>
      <w:r>
        <w:rPr>
          <w:rFonts w:ascii="Calibri" w:cs="Calibri" w:eastAsia="Calibri" w:hAnsi="Calibri"/>
          <w:sz w:val="22"/>
          <w:szCs w:val="22"/>
        </w:rPr>
        <w:t xml:space="preserve">outstanding of record as of </w:t>
      </w:r>
      <w:del w:id="608" w:author="Rubicon Law" w:date="2026-10-08T17:26:09.524Z">
        <w:r>
          <w:rPr>
            <w:rFonts w:ascii="Calibri" w:cs="Calibri" w:eastAsia="Calibri" w:hAnsi="Calibri"/>
            <w:sz w:val="22"/>
            <w:szCs w:val="22"/>
          </w:rPr>
          <w:delText xml:space="preserve">such date. The Corporation shall, as </w:delText>
        </w:r>
      </w:del>
      <w:ins w:id="609" w:author="Rubicon Law" w:date="2026-10-08T17:26:09.524Z">
        <w:r>
          <w:rPr>
            <w:rFonts w:ascii="Calibri" w:cs="Calibri" w:eastAsia="Calibri" w:hAnsi="Calibri"/>
            <w:sz w:val="22"/>
            <w:szCs w:val="22"/>
          </w:rPr>
          <w:t xml:space="preserve">that time. As </w:t>
        </w:r>
      </w:ins>
      <w:r>
        <w:rPr>
          <w:rFonts w:ascii="Calibri" w:cs="Calibri" w:eastAsia="Calibri" w:hAnsi="Calibri"/>
          <w:sz w:val="22"/>
          <w:szCs w:val="22"/>
        </w:rPr>
        <w:t xml:space="preserve">soon as practicable after the Conversion </w:t>
      </w:r>
      <w:del w:id="610" w:author="Rubicon Law" w:date="2026-10-08T17:26:09.524Z">
        <w:r>
          <w:rPr>
            <w:rFonts w:ascii="Calibri" w:cs="Calibri" w:eastAsia="Calibri" w:hAnsi="Calibri"/>
            <w:sz w:val="22"/>
            <w:szCs w:val="22"/>
          </w:rPr>
          <w:delText xml:space="preserve">Time </w:delText>
        </w:r>
      </w:del>
      <w:ins w:id="611" w:author="Rubicon Law" w:date="2026-10-08T17:26:09.524Z">
        <w:r>
          <w:rPr>
            <w:rFonts w:ascii="Calibri" w:cs="Calibri" w:eastAsia="Calibri" w:hAnsi="Calibri"/>
            <w:sz w:val="22"/>
            <w:szCs w:val="22"/>
          </w:rPr>
          <w:t xml:space="preserve">Time, the Corporation shall </w:t>
        </w:r>
      </w:ins>
      <w:r>
        <w:rPr>
          <w:rFonts w:ascii="Calibri" w:cs="Calibri" w:eastAsia="Calibri" w:hAnsi="Calibri"/>
          <w:sz w:val="22"/>
          <w:szCs w:val="22"/>
        </w:rPr>
        <w:t xml:space="preserve">(i) issue and deliver to </w:t>
      </w:r>
      <w:del w:id="612" w:author="Rubicon Law" w:date="2026-10-08T17:26:09.524Z">
        <w:r>
          <w:rPr>
            <w:rFonts w:ascii="Calibri" w:cs="Calibri" w:eastAsia="Calibri" w:hAnsi="Calibri"/>
            <w:sz w:val="22"/>
            <w:szCs w:val="22"/>
          </w:rPr>
          <w:delText xml:space="preserve">such holder of Preferred Stock, </w:delText>
        </w:r>
      </w:del>
      <w:ins w:id="613" w:author="Rubicon Law" w:date="2026-10-08T17:26:09.524Z">
        <w:r>
          <w:rPr>
            <w:rFonts w:ascii="Calibri" w:cs="Calibri" w:eastAsia="Calibri" w:hAnsi="Calibri"/>
            <w:sz w:val="22"/>
            <w:szCs w:val="22"/>
          </w:rPr>
          <w:t xml:space="preserve">the holder, </w:t>
        </w:r>
      </w:ins>
      <w:r>
        <w:rPr>
          <w:rFonts w:ascii="Calibri" w:cs="Calibri" w:eastAsia="Calibri" w:hAnsi="Calibri"/>
          <w:sz w:val="22"/>
          <w:szCs w:val="22"/>
        </w:rPr>
        <w:t xml:space="preserve">or to </w:t>
      </w:r>
      <w:del w:id="614" w:author="Rubicon Law" w:date="2026-10-08T17:26:09.524Z">
        <w:r>
          <w:rPr>
            <w:rFonts w:ascii="Calibri" w:cs="Calibri" w:eastAsia="Calibri" w:hAnsi="Calibri"/>
            <w:sz w:val="22"/>
            <w:szCs w:val="22"/>
          </w:rPr>
          <w:delText xml:space="preserve">his, her or its </w:delText>
        </w:r>
      </w:del>
      <w:ins w:id="615" w:author="Rubicon Law" w:date="2026-10-08T17:26:09.524Z">
        <w:r>
          <w:rPr>
            <w:rFonts w:ascii="Calibri" w:cs="Calibri" w:eastAsia="Calibri" w:hAnsi="Calibri"/>
            <w:sz w:val="22"/>
            <w:szCs w:val="22"/>
          </w:rPr>
          <w:t xml:space="preserve">the holder's </w:t>
        </w:r>
      </w:ins>
      <w:r>
        <w:rPr>
          <w:rFonts w:ascii="Calibri" w:cs="Calibri" w:eastAsia="Calibri" w:hAnsi="Calibri"/>
          <w:sz w:val="22"/>
          <w:szCs w:val="22"/>
        </w:rPr>
        <w:t xml:space="preserve">nominees, a </w:t>
      </w:r>
      <w:del w:id="616" w:author="Rubicon Law" w:date="2026-10-08T17:26:09.524Z">
        <w:r>
          <w:rPr>
            <w:rFonts w:ascii="Calibri" w:cs="Calibri" w:eastAsia="Calibri" w:hAnsi="Calibri"/>
            <w:sz w:val="22"/>
            <w:szCs w:val="22"/>
          </w:rPr>
          <w:delText xml:space="preserve">certificate or certificates (whether electronic or physical) </w:delText>
        </w:r>
      </w:del>
      <w:ins w:id="617" w:author="Rubicon Law" w:date="2026-10-08T17:26:09.524Z">
        <w:r>
          <w:rPr>
            <w:rFonts w:ascii="Calibri" w:cs="Calibri" w:eastAsia="Calibri" w:hAnsi="Calibri"/>
            <w:sz w:val="22"/>
            <w:szCs w:val="22"/>
          </w:rPr>
          <w:t xml:space="preserve">notice of issuance of uncertificated shares (or, upon written request, a certificate) </w:t>
        </w:r>
      </w:ins>
      <w:r>
        <w:rPr>
          <w:rFonts w:ascii="Calibri" w:cs="Calibri" w:eastAsia="Calibri" w:hAnsi="Calibri"/>
          <w:sz w:val="22"/>
          <w:szCs w:val="22"/>
        </w:rPr>
        <w:t xml:space="preserve">for the number of full shares of Common Stock issuable upon </w:t>
      </w:r>
      <w:del w:id="618" w:author="Rubicon Law" w:date="2026-10-08T17:26:09.524Z">
        <w:r>
          <w:rPr>
            <w:rFonts w:ascii="Calibri" w:cs="Calibri" w:eastAsia="Calibri" w:hAnsi="Calibri"/>
            <w:sz w:val="22"/>
            <w:szCs w:val="22"/>
          </w:rPr>
          <w:delText xml:space="preserve">such </w:delText>
        </w:r>
      </w:del>
      <w:ins w:id="61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in accordance with </w:t>
      </w:r>
      <w:del w:id="620" w:author="Rubicon Law" w:date="2026-10-08T17:26:09.524Z">
        <w:r>
          <w:rPr>
            <w:rFonts w:ascii="Calibri" w:cs="Calibri" w:eastAsia="Calibri" w:hAnsi="Calibri"/>
            <w:sz w:val="22"/>
            <w:szCs w:val="22"/>
          </w:rPr>
          <w:delText xml:space="preserve">the provisions hereof and </w:delText>
        </w:r>
      </w:del>
      <w:ins w:id="621" w:author="Rubicon Law" w:date="2026-10-08T17:26:09.524Z">
        <w:r>
          <w:rPr>
            <w:rFonts w:ascii="Calibri" w:cs="Calibri" w:eastAsia="Calibri" w:hAnsi="Calibri"/>
            <w:sz w:val="22"/>
            <w:szCs w:val="22"/>
          </w:rPr>
          <w:t xml:space="preserve">this Certificate of Incorporation and, if applicable, </w:t>
        </w:r>
      </w:ins>
      <w:r>
        <w:rPr>
          <w:rFonts w:ascii="Calibri" w:cs="Calibri" w:eastAsia="Calibri" w:hAnsi="Calibri"/>
          <w:sz w:val="22"/>
          <w:szCs w:val="22"/>
        </w:rPr>
        <w:t xml:space="preserve">a certificate for the number (if any) of </w:t>
      </w:r>
      <w:del w:id="622" w:author="Rubicon Law" w:date="2026-10-08T17:26:09.524Z">
        <w:r>
          <w:rPr>
            <w:rFonts w:ascii="Calibri" w:cs="Calibri" w:eastAsia="Calibri" w:hAnsi="Calibri"/>
            <w:sz w:val="22"/>
            <w:szCs w:val="22"/>
          </w:rPr>
          <w:delText xml:space="preserve">the </w:delText>
        </w:r>
      </w:del>
      <w:r>
        <w:rPr>
          <w:rFonts w:ascii="Calibri" w:cs="Calibri" w:eastAsia="Calibri" w:hAnsi="Calibri"/>
          <w:sz w:val="22"/>
          <w:szCs w:val="22"/>
        </w:rPr>
        <w:t xml:space="preserve">shares of Preferred Stock represented by </w:t>
      </w:r>
      <w:del w:id="623" w:author="Rubicon Law" w:date="2026-10-08T17:26:09.524Z">
        <w:r>
          <w:rPr>
            <w:rFonts w:ascii="Calibri" w:cs="Calibri" w:eastAsia="Calibri" w:hAnsi="Calibri"/>
            <w:sz w:val="22"/>
            <w:szCs w:val="22"/>
          </w:rPr>
          <w:delText xml:space="preserve">the </w:delText>
        </w:r>
      </w:del>
      <w:ins w:id="624" w:author="Rubicon Law" w:date="2026-10-08T17:26:09.524Z">
        <w:r>
          <w:rPr>
            <w:rFonts w:ascii="Calibri" w:cs="Calibri" w:eastAsia="Calibri" w:hAnsi="Calibri"/>
            <w:sz w:val="22"/>
            <w:szCs w:val="22"/>
          </w:rPr>
          <w:t xml:space="preserve">any </w:t>
        </w:r>
      </w:ins>
      <w:r>
        <w:rPr>
          <w:rFonts w:ascii="Calibri" w:cs="Calibri" w:eastAsia="Calibri" w:hAnsi="Calibri"/>
          <w:sz w:val="22"/>
          <w:szCs w:val="22"/>
        </w:rPr>
        <w:t xml:space="preserve">surrendered certificate that were not </w:t>
      </w:r>
      <w:del w:id="625" w:author="Rubicon Law" w:date="2026-10-08T17:26:09.524Z">
        <w:r>
          <w:rPr>
            <w:rFonts w:ascii="Calibri" w:cs="Calibri" w:eastAsia="Calibri" w:hAnsi="Calibri"/>
            <w:sz w:val="22"/>
            <w:szCs w:val="22"/>
          </w:rPr>
          <w:delText xml:space="preserve">converted into Common Stock, </w:delText>
        </w:r>
      </w:del>
      <w:ins w:id="626" w:author="Rubicon Law" w:date="2026-10-08T17:26:09.524Z">
        <w:r>
          <w:rPr>
            <w:rFonts w:ascii="Calibri" w:cs="Calibri" w:eastAsia="Calibri" w:hAnsi="Calibri"/>
            <w:sz w:val="22"/>
            <w:szCs w:val="22"/>
          </w:rPr>
          <w:t xml:space="preserve">converted, </w:t>
        </w:r>
      </w:ins>
      <w:r>
        <w:rPr>
          <w:rFonts w:ascii="Calibri" w:cs="Calibri" w:eastAsia="Calibri" w:hAnsi="Calibri"/>
          <w:sz w:val="22"/>
          <w:szCs w:val="22"/>
        </w:rPr>
        <w:t xml:space="preserve">and (ii) pay all declared but unpaid dividends on the shares of Preferred Stock converted.</w:t>
      </w:r>
    </w:p>
    <w:p>
      <w:pPr>
        <w:spacing w:after="200"/>
      </w:pPr>
      <w:r>
        <w:rPr>
          <w:rFonts w:ascii="Calibri" w:cs="Calibri" w:eastAsia="Calibri" w:hAnsi="Calibri"/>
          <w:sz w:val="22"/>
          <w:szCs w:val="22"/>
        </w:rPr>
        <w:t xml:space="preserve">4.3.2 Reservation of Shares. </w:t>
      </w:r>
      <w:del w:id="627" w:author="Rubicon Law" w:date="2026-10-08T17:26:09.524Z">
        <w:r>
          <w:rPr>
            <w:rFonts w:ascii="Calibri" w:cs="Calibri" w:eastAsia="Calibri" w:hAnsi="Calibri"/>
            <w:sz w:val="22"/>
            <w:szCs w:val="22"/>
          </w:rPr>
          <w:delText xml:space="preserve">The Corporation shall at </w:delText>
        </w:r>
      </w:del>
      <w:ins w:id="628" w:author="Rubicon Law" w:date="2026-10-08T17:26:09.524Z">
        <w:r>
          <w:rPr>
            <w:rFonts w:ascii="Calibri" w:cs="Calibri" w:eastAsia="Calibri" w:hAnsi="Calibri"/>
            <w:sz w:val="22"/>
            <w:szCs w:val="22"/>
          </w:rPr>
          <w:t xml:space="preserve">At </w:t>
        </w:r>
      </w:ins>
      <w:r>
        <w:rPr>
          <w:rFonts w:ascii="Calibri" w:cs="Calibri" w:eastAsia="Calibri" w:hAnsi="Calibri"/>
          <w:sz w:val="22"/>
          <w:szCs w:val="22"/>
        </w:rPr>
        <w:t xml:space="preserve">all times when </w:t>
      </w:r>
      <w:del w:id="629" w:author="Rubicon Law" w:date="2026-10-08T17:26:09.524Z">
        <w:r>
          <w:rPr>
            <w:rFonts w:ascii="Calibri" w:cs="Calibri" w:eastAsia="Calibri" w:hAnsi="Calibri"/>
            <w:sz w:val="22"/>
            <w:szCs w:val="22"/>
          </w:rPr>
          <w:delText xml:space="preserve">the </w:delText>
        </w:r>
      </w:del>
      <w:ins w:id="630" w:author="Rubicon Law" w:date="2026-10-08T17:26:09.524Z">
        <w:r>
          <w:rPr>
            <w:rFonts w:ascii="Calibri" w:cs="Calibri" w:eastAsia="Calibri" w:hAnsi="Calibri"/>
            <w:sz w:val="22"/>
            <w:szCs w:val="22"/>
          </w:rPr>
          <w:t xml:space="preserve">any </w:t>
        </w:r>
      </w:ins>
      <w:r>
        <w:rPr>
          <w:rFonts w:ascii="Calibri" w:cs="Calibri" w:eastAsia="Calibri" w:hAnsi="Calibri"/>
          <w:sz w:val="22"/>
          <w:szCs w:val="22"/>
        </w:rPr>
        <w:t xml:space="preserve">Preferred Stock </w:t>
      </w:r>
      <w:ins w:id="631" w:author="Rubicon Law" w:date="2026-10-08T17:26:09.524Z">
        <w:r>
          <w:rPr>
            <w:rFonts w:ascii="Calibri" w:cs="Calibri" w:eastAsia="Calibri" w:hAnsi="Calibri"/>
            <w:sz w:val="22"/>
            <w:szCs w:val="22"/>
          </w:rPr>
          <w:t xml:space="preserve">is outstanding, the Corporation </w:t>
        </w:r>
      </w:ins>
      <w:r>
        <w:rPr>
          <w:rFonts w:ascii="Calibri" w:cs="Calibri" w:eastAsia="Calibri" w:hAnsi="Calibri"/>
          <w:sz w:val="22"/>
          <w:szCs w:val="22"/>
        </w:rPr>
        <w:t xml:space="preserve">shall </w:t>
      </w:r>
      <w:del w:id="632" w:author="Rubicon Law" w:date="2026-10-08T17:26:09.524Z">
        <w:r>
          <w:rPr>
            <w:rFonts w:ascii="Calibri" w:cs="Calibri" w:eastAsia="Calibri" w:hAnsi="Calibri"/>
            <w:sz w:val="22"/>
            <w:szCs w:val="22"/>
          </w:rPr>
          <w:delText xml:space="preserve">be outstanding, </w:delText>
        </w:r>
      </w:del>
      <w:r>
        <w:rPr>
          <w:rFonts w:ascii="Calibri" w:cs="Calibri" w:eastAsia="Calibri" w:hAnsi="Calibri"/>
          <w:sz w:val="22"/>
          <w:szCs w:val="22"/>
        </w:rPr>
        <w:t xml:space="preserve">reserve and keep available out of its authorized but unissued capital stock, for the purpose of effecting the conversion of the Preferred Stock, </w:t>
      </w:r>
      <w:del w:id="633" w:author="Rubicon Law" w:date="2026-10-08T17:26:09.524Z">
        <w:r>
          <w:rPr>
            <w:rFonts w:ascii="Calibri" w:cs="Calibri" w:eastAsia="Calibri" w:hAnsi="Calibri"/>
            <w:sz w:val="22"/>
            <w:szCs w:val="22"/>
          </w:rPr>
          <w:delText xml:space="preserve">such </w:delText>
        </w:r>
      </w:del>
      <w:ins w:id="63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number of its duly authorized shares of Common Stock </w:t>
      </w:r>
      <w:del w:id="635" w:author="Rubicon Law" w:date="2026-10-08T17:26:09.524Z">
        <w:r>
          <w:rPr>
            <w:rFonts w:ascii="Calibri" w:cs="Calibri" w:eastAsia="Calibri" w:hAnsi="Calibri"/>
            <w:sz w:val="22"/>
            <w:szCs w:val="22"/>
          </w:rPr>
          <w:delText xml:space="preserve">as shall from time to time be </w:delText>
        </w:r>
      </w:del>
      <w:ins w:id="636" w:author="Rubicon Law" w:date="2026-10-08T17:26:09.524Z">
        <w:r>
          <w:rPr>
            <w:rFonts w:ascii="Calibri" w:cs="Calibri" w:eastAsia="Calibri" w:hAnsi="Calibri"/>
            <w:sz w:val="22"/>
            <w:szCs w:val="22"/>
          </w:rPr>
          <w:t xml:space="preserve">that is </w:t>
        </w:r>
      </w:ins>
      <w:r>
        <w:rPr>
          <w:rFonts w:ascii="Calibri" w:cs="Calibri" w:eastAsia="Calibri" w:hAnsi="Calibri"/>
          <w:sz w:val="22"/>
          <w:szCs w:val="22"/>
        </w:rPr>
        <w:t xml:space="preserve">sufficient to effect the conversion of all outstanding Preferred </w:t>
      </w:r>
      <w:del w:id="637" w:author="Rubicon Law" w:date="2026-10-08T17:26:09.524Z">
        <w:r>
          <w:rPr>
            <w:rFonts w:ascii="Calibri" w:cs="Calibri" w:eastAsia="Calibri" w:hAnsi="Calibri"/>
            <w:sz w:val="22"/>
            <w:szCs w:val="22"/>
          </w:rPr>
          <w:delText xml:space="preserve">Stock; and if </w:delText>
        </w:r>
      </w:del>
      <w:ins w:id="638" w:author="Rubicon Law" w:date="2026-10-08T17:26:09.524Z">
        <w:r>
          <w:rPr>
            <w:rFonts w:ascii="Calibri" w:cs="Calibri" w:eastAsia="Calibri" w:hAnsi="Calibri"/>
            <w:sz w:val="22"/>
            <w:szCs w:val="22"/>
          </w:rPr>
          <w:t xml:space="preserve">Stock. If </w:t>
        </w:r>
      </w:ins>
      <w:r>
        <w:rPr>
          <w:rFonts w:ascii="Calibri" w:cs="Calibri" w:eastAsia="Calibri" w:hAnsi="Calibri"/>
          <w:sz w:val="22"/>
          <w:szCs w:val="22"/>
        </w:rPr>
        <w:t xml:space="preserve">at any time the number of authorized but unissued shares of Common Stock </w:t>
      </w:r>
      <w:del w:id="639" w:author="Rubicon Law" w:date="2026-10-08T17:26:09.524Z">
        <w:r>
          <w:rPr>
            <w:rFonts w:ascii="Calibri" w:cs="Calibri" w:eastAsia="Calibri" w:hAnsi="Calibri"/>
            <w:sz w:val="22"/>
            <w:szCs w:val="22"/>
          </w:rPr>
          <w:delText xml:space="preserve">shall </w:delText>
        </w:r>
      </w:del>
      <w:ins w:id="640"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not </w:t>
      </w:r>
      <w:del w:id="641" w:author="Rubicon Law" w:date="2026-10-08T17:26:09.524Z">
        <w:r>
          <w:rPr>
            <w:rFonts w:ascii="Calibri" w:cs="Calibri" w:eastAsia="Calibri" w:hAnsi="Calibri"/>
            <w:sz w:val="22"/>
            <w:szCs w:val="22"/>
          </w:rPr>
          <w:delText xml:space="preserve">be </w:delText>
        </w:r>
      </w:del>
      <w:r>
        <w:rPr>
          <w:rFonts w:ascii="Calibri" w:cs="Calibri" w:eastAsia="Calibri" w:hAnsi="Calibri"/>
          <w:sz w:val="22"/>
          <w:szCs w:val="22"/>
        </w:rPr>
        <w:t xml:space="preserve">sufficient to effect the conversion of all then outstanding shares of </w:t>
      </w:r>
      <w:del w:id="642" w:author="Rubicon Law" w:date="2026-10-08T17:26:09.524Z">
        <w:r>
          <w:rPr>
            <w:rFonts w:ascii="Calibri" w:cs="Calibri" w:eastAsia="Calibri" w:hAnsi="Calibri"/>
            <w:sz w:val="22"/>
            <w:szCs w:val="22"/>
          </w:rPr>
          <w:delText xml:space="preserve">the </w:delText>
        </w:r>
      </w:del>
      <w:r>
        <w:rPr>
          <w:rFonts w:ascii="Calibri" w:cs="Calibri" w:eastAsia="Calibri" w:hAnsi="Calibri"/>
          <w:sz w:val="22"/>
          <w:szCs w:val="22"/>
        </w:rPr>
        <w:t xml:space="preserve">Preferred Stock, the Corporation shall take </w:t>
      </w:r>
      <w:del w:id="643" w:author="Rubicon Law" w:date="2026-10-08T17:26:09.524Z">
        <w:r>
          <w:rPr>
            <w:rFonts w:ascii="Calibri" w:cs="Calibri" w:eastAsia="Calibri" w:hAnsi="Calibri"/>
            <w:sz w:val="22"/>
            <w:szCs w:val="22"/>
          </w:rPr>
          <w:delText xml:space="preserve">such </w:delText>
        </w:r>
      </w:del>
      <w:ins w:id="64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corporate action </w:t>
      </w:r>
      <w:del w:id="645" w:author="Rubicon Law" w:date="2026-10-08T17:26:09.524Z">
        <w:r>
          <w:rPr>
            <w:rFonts w:ascii="Calibri" w:cs="Calibri" w:eastAsia="Calibri" w:hAnsi="Calibri"/>
            <w:sz w:val="22"/>
            <w:szCs w:val="22"/>
          </w:rPr>
          <w:delText xml:space="preserve">as may be </w:delText>
        </w:r>
      </w:del>
      <w:r>
        <w:rPr>
          <w:rFonts w:ascii="Calibri" w:cs="Calibri" w:eastAsia="Calibri" w:hAnsi="Calibri"/>
          <w:sz w:val="22"/>
          <w:szCs w:val="22"/>
        </w:rPr>
        <w:t xml:space="preserve">necessary to increase its authorized but unissued shares of Common Stock to </w:t>
      </w:r>
      <w:del w:id="646" w:author="Rubicon Law" w:date="2026-10-08T17:26:09.524Z">
        <w:r>
          <w:rPr>
            <w:rFonts w:ascii="Calibri" w:cs="Calibri" w:eastAsia="Calibri" w:hAnsi="Calibri"/>
            <w:sz w:val="22"/>
            <w:szCs w:val="22"/>
          </w:rPr>
          <w:delText xml:space="preserve">such </w:delText>
        </w:r>
      </w:del>
      <w:ins w:id="64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number </w:t>
      </w:r>
      <w:del w:id="648" w:author="Rubicon Law" w:date="2026-10-08T17:26:09.524Z">
        <w:r>
          <w:rPr>
            <w:rFonts w:ascii="Calibri" w:cs="Calibri" w:eastAsia="Calibri" w:hAnsi="Calibri"/>
            <w:sz w:val="22"/>
            <w:szCs w:val="22"/>
          </w:rPr>
          <w:delText xml:space="preserve">of shares as shall be </w:delText>
        </w:r>
      </w:del>
      <w:r>
        <w:rPr>
          <w:rFonts w:ascii="Calibri" w:cs="Calibri" w:eastAsia="Calibri" w:hAnsi="Calibri"/>
          <w:sz w:val="22"/>
          <w:szCs w:val="22"/>
        </w:rPr>
        <w:t xml:space="preserve">sufficient for </w:t>
      </w:r>
      <w:del w:id="649" w:author="Rubicon Law" w:date="2026-10-08T17:26:09.524Z">
        <w:r>
          <w:rPr>
            <w:rFonts w:ascii="Calibri" w:cs="Calibri" w:eastAsia="Calibri" w:hAnsi="Calibri"/>
            <w:sz w:val="22"/>
            <w:szCs w:val="22"/>
          </w:rPr>
          <w:delText xml:space="preserve">such purposes, including, without limitation, engaging in best </w:delText>
        </w:r>
      </w:del>
      <w:ins w:id="650" w:author="Rubicon Law" w:date="2026-10-08T17:26:09.524Z">
        <w:r>
          <w:rPr>
            <w:rFonts w:ascii="Calibri" w:cs="Calibri" w:eastAsia="Calibri" w:hAnsi="Calibri"/>
            <w:sz w:val="22"/>
            <w:szCs w:val="22"/>
          </w:rPr>
          <w:t xml:space="preserve">that purpose, including using reasonable </w:t>
        </w:r>
      </w:ins>
      <w:r>
        <w:rPr>
          <w:rFonts w:ascii="Calibri" w:cs="Calibri" w:eastAsia="Calibri" w:hAnsi="Calibri"/>
          <w:sz w:val="22"/>
          <w:szCs w:val="22"/>
        </w:rPr>
        <w:t xml:space="preserve">efforts to obtain the requisite stockholder approval of any necessary amendment to this Certificate of Incorporation. Before taking any action that would cause an adjustment reducing the Conversion Price </w:t>
      </w:r>
      <w:del w:id="651" w:author="Rubicon Law" w:date="2026-10-08T17:26:09.524Z">
        <w:r>
          <w:rPr>
            <w:rFonts w:ascii="Calibri" w:cs="Calibri" w:eastAsia="Calibri" w:hAnsi="Calibri"/>
            <w:sz w:val="22"/>
            <w:szCs w:val="22"/>
          </w:rPr>
          <w:delText xml:space="preserve">for </w:delText>
        </w:r>
      </w:del>
      <w:ins w:id="652" w:author="Rubicon Law" w:date="2026-10-08T17:26:09.524Z">
        <w:r>
          <w:rPr>
            <w:rFonts w:ascii="Calibri" w:cs="Calibri" w:eastAsia="Calibri" w:hAnsi="Calibri"/>
            <w:sz w:val="22"/>
            <w:szCs w:val="22"/>
          </w:rPr>
          <w:t xml:space="preserve">of </w:t>
        </w:r>
      </w:ins>
      <w:r>
        <w:rPr>
          <w:rFonts w:ascii="Calibri" w:cs="Calibri" w:eastAsia="Calibri" w:hAnsi="Calibri"/>
          <w:sz w:val="22"/>
          <w:szCs w:val="22"/>
        </w:rPr>
        <w:t xml:space="preserve">any series of Preferred Stock below the then par value of the shares of Common Stock issuable upon conversion of </w:t>
      </w:r>
      <w:del w:id="653" w:author="Rubicon Law" w:date="2026-10-08T17:26:09.524Z">
        <w:r>
          <w:rPr>
            <w:rFonts w:ascii="Calibri" w:cs="Calibri" w:eastAsia="Calibri" w:hAnsi="Calibri"/>
            <w:sz w:val="22"/>
            <w:szCs w:val="22"/>
          </w:rPr>
          <w:delText xml:space="preserve">such series of Preferred Stock, </w:delText>
        </w:r>
      </w:del>
      <w:ins w:id="654" w:author="Rubicon Law" w:date="2026-10-08T17:26:09.524Z">
        <w:r>
          <w:rPr>
            <w:rFonts w:ascii="Calibri" w:cs="Calibri" w:eastAsia="Calibri" w:hAnsi="Calibri"/>
            <w:sz w:val="22"/>
            <w:szCs w:val="22"/>
          </w:rPr>
          <w:t xml:space="preserve">that series, </w:t>
        </w:r>
      </w:ins>
      <w:r>
        <w:rPr>
          <w:rFonts w:ascii="Calibri" w:cs="Calibri" w:eastAsia="Calibri" w:hAnsi="Calibri"/>
          <w:sz w:val="22"/>
          <w:szCs w:val="22"/>
        </w:rPr>
        <w:t xml:space="preserve">the Corporation </w:t>
      </w:r>
      <w:del w:id="655" w:author="Rubicon Law" w:date="2026-10-08T17:26:09.524Z">
        <w:r>
          <w:rPr>
            <w:rFonts w:ascii="Calibri" w:cs="Calibri" w:eastAsia="Calibri" w:hAnsi="Calibri"/>
            <w:sz w:val="22"/>
            <w:szCs w:val="22"/>
          </w:rPr>
          <w:delText xml:space="preserve">will </w:delText>
        </w:r>
      </w:del>
      <w:ins w:id="656" w:author="Rubicon Law" w:date="2026-10-08T17:26:09.524Z">
        <w:r>
          <w:rPr>
            <w:rFonts w:ascii="Calibri" w:cs="Calibri" w:eastAsia="Calibri" w:hAnsi="Calibri"/>
            <w:sz w:val="22"/>
            <w:szCs w:val="22"/>
          </w:rPr>
          <w:t xml:space="preserve">shall </w:t>
        </w:r>
      </w:ins>
      <w:r>
        <w:rPr>
          <w:rFonts w:ascii="Calibri" w:cs="Calibri" w:eastAsia="Calibri" w:hAnsi="Calibri"/>
          <w:sz w:val="22"/>
          <w:szCs w:val="22"/>
        </w:rPr>
        <w:t xml:space="preserve">take any corporate action </w:t>
      </w:r>
      <w:del w:id="657" w:author="Rubicon Law" w:date="2026-10-08T17:26:09.524Z">
        <w:r>
          <w:rPr>
            <w:rFonts w:ascii="Calibri" w:cs="Calibri" w:eastAsia="Calibri" w:hAnsi="Calibri"/>
            <w:sz w:val="22"/>
            <w:szCs w:val="22"/>
          </w:rPr>
          <w:delText xml:space="preserve">which may, in the opinion of its counsel, </w:delText>
        </w:r>
      </w:del>
      <w:ins w:id="658" w:author="Rubicon Law" w:date="2026-10-08T17:26:09.524Z">
        <w:r>
          <w:rPr>
            <w:rFonts w:ascii="Calibri" w:cs="Calibri" w:eastAsia="Calibri" w:hAnsi="Calibri"/>
            <w:sz w:val="22"/>
            <w:szCs w:val="22"/>
          </w:rPr>
          <w:t xml:space="preserve">that may </w:t>
        </w:r>
      </w:ins>
      <w:r>
        <w:rPr>
          <w:rFonts w:ascii="Calibri" w:cs="Calibri" w:eastAsia="Calibri" w:hAnsi="Calibri"/>
          <w:sz w:val="22"/>
          <w:szCs w:val="22"/>
        </w:rPr>
        <w:t xml:space="preserve">be necessary </w:t>
      </w:r>
      <w:del w:id="659" w:author="Rubicon Law" w:date="2026-10-08T17:26:09.524Z">
        <w:r>
          <w:rPr>
            <w:rFonts w:ascii="Calibri" w:cs="Calibri" w:eastAsia="Calibri" w:hAnsi="Calibri"/>
            <w:sz w:val="22"/>
            <w:szCs w:val="22"/>
          </w:rPr>
          <w:delText xml:space="preserve">in order </w:delText>
        </w:r>
      </w:del>
      <w:ins w:id="660" w:author="Rubicon Law" w:date="2026-10-08T17:26:09.524Z">
        <w:r>
          <w:rPr>
            <w:rFonts w:ascii="Calibri" w:cs="Calibri" w:eastAsia="Calibri" w:hAnsi="Calibri"/>
            <w:sz w:val="22"/>
            <w:szCs w:val="22"/>
          </w:rPr>
          <w:t xml:space="preserve">so </w:t>
        </w:r>
      </w:ins>
      <w:r>
        <w:rPr>
          <w:rFonts w:ascii="Calibri" w:cs="Calibri" w:eastAsia="Calibri" w:hAnsi="Calibri"/>
          <w:sz w:val="22"/>
          <w:szCs w:val="22"/>
        </w:rPr>
        <w:t xml:space="preserve">that the Corporation may validly and legally issue fully paid and </w:t>
      </w:r>
      <w:del w:id="661" w:author="Rubicon Law" w:date="2026-10-08T17:26:09.524Z">
        <w:r>
          <w:rPr>
            <w:rFonts w:ascii="Calibri" w:cs="Calibri" w:eastAsia="Calibri" w:hAnsi="Calibri"/>
            <w:sz w:val="22"/>
            <w:szCs w:val="22"/>
          </w:rPr>
          <w:delText xml:space="preserve">non‑assessable </w:delText>
        </w:r>
      </w:del>
      <w:ins w:id="662" w:author="Rubicon Law" w:date="2026-10-08T17:26:09.524Z">
        <w:r>
          <w:rPr>
            <w:rFonts w:ascii="Calibri" w:cs="Calibri" w:eastAsia="Calibri" w:hAnsi="Calibri"/>
            <w:sz w:val="22"/>
            <w:szCs w:val="22"/>
          </w:rPr>
          <w:t xml:space="preserve">nonassessable </w:t>
        </w:r>
      </w:ins>
      <w:r>
        <w:rPr>
          <w:rFonts w:ascii="Calibri" w:cs="Calibri" w:eastAsia="Calibri" w:hAnsi="Calibri"/>
          <w:sz w:val="22"/>
          <w:szCs w:val="22"/>
        </w:rPr>
        <w:t xml:space="preserve">shares of Common Stock at </w:t>
      </w:r>
      <w:del w:id="663" w:author="Rubicon Law" w:date="2026-10-08T17:26:09.524Z">
        <w:r>
          <w:rPr>
            <w:rFonts w:ascii="Calibri" w:cs="Calibri" w:eastAsia="Calibri" w:hAnsi="Calibri"/>
            <w:sz w:val="22"/>
            <w:szCs w:val="22"/>
          </w:rPr>
          <w:delText xml:space="preserve">such </w:delText>
        </w:r>
      </w:del>
      <w:ins w:id="66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adjusted Conversion Price.</w:t>
      </w:r>
    </w:p>
    <w:p>
      <w:pPr>
        <w:spacing w:after="200"/>
      </w:pPr>
      <w:r>
        <w:rPr>
          <w:rFonts w:ascii="Calibri" w:cs="Calibri" w:eastAsia="Calibri" w:hAnsi="Calibri"/>
          <w:sz w:val="22"/>
          <w:szCs w:val="22"/>
        </w:rPr>
        <w:t xml:space="preserve">4.3.3 Effect of Conversion. All shares of Preferred Stock </w:t>
      </w:r>
      <w:del w:id="665" w:author="Rubicon Law" w:date="2026-10-08T17:26:09.524Z">
        <w:r>
          <w:rPr>
            <w:rFonts w:ascii="Calibri" w:cs="Calibri" w:eastAsia="Calibri" w:hAnsi="Calibri"/>
            <w:sz w:val="22"/>
            <w:szCs w:val="22"/>
          </w:rPr>
          <w:delText xml:space="preserve">which shall </w:delText>
        </w:r>
      </w:del>
      <w:ins w:id="666"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have been surrendered for conversion as </w:t>
      </w:r>
      <w:del w:id="667" w:author="Rubicon Law" w:date="2026-10-08T17:26:09.524Z">
        <w:r>
          <w:rPr>
            <w:rFonts w:ascii="Calibri" w:cs="Calibri" w:eastAsia="Calibri" w:hAnsi="Calibri"/>
            <w:sz w:val="22"/>
            <w:szCs w:val="22"/>
          </w:rPr>
          <w:delText xml:space="preserve">herein </w:delText>
        </w:r>
      </w:del>
      <w:r>
        <w:rPr>
          <w:rFonts w:ascii="Calibri" w:cs="Calibri" w:eastAsia="Calibri" w:hAnsi="Calibri"/>
          <w:sz w:val="22"/>
          <w:szCs w:val="22"/>
        </w:rPr>
        <w:t xml:space="preserve">provided </w:t>
      </w:r>
      <w:del w:id="668" w:author="Rubicon Law" w:date="2026-10-08T17:26:09.524Z">
        <w:r>
          <w:rPr>
            <w:rFonts w:ascii="Calibri" w:cs="Calibri" w:eastAsia="Calibri" w:hAnsi="Calibri"/>
            <w:sz w:val="22"/>
            <w:szCs w:val="22"/>
          </w:rPr>
          <w:delText xml:space="preserve">shall </w:delText>
        </w:r>
      </w:del>
      <w:ins w:id="669" w:author="Rubicon Law" w:date="2026-10-08T17:26:09.524Z">
        <w:r>
          <w:rPr>
            <w:rFonts w:ascii="Calibri" w:cs="Calibri" w:eastAsia="Calibri" w:hAnsi="Calibri"/>
            <w:sz w:val="22"/>
            <w:szCs w:val="22"/>
          </w:rPr>
          <w:t xml:space="preserve">in this Certificate of Incorporation will </w:t>
        </w:r>
      </w:ins>
      <w:r>
        <w:rPr>
          <w:rFonts w:ascii="Calibri" w:cs="Calibri" w:eastAsia="Calibri" w:hAnsi="Calibri"/>
          <w:sz w:val="22"/>
          <w:szCs w:val="22"/>
        </w:rPr>
        <w:t xml:space="preserve">no longer be deemed </w:t>
      </w:r>
      <w:del w:id="670" w:author="Rubicon Law" w:date="2026-10-08T17:26:09.524Z">
        <w:r>
          <w:rPr>
            <w:rFonts w:ascii="Calibri" w:cs="Calibri" w:eastAsia="Calibri" w:hAnsi="Calibri"/>
            <w:sz w:val="22"/>
            <w:szCs w:val="22"/>
          </w:rPr>
          <w:delText xml:space="preserve">to be outstanding </w:delText>
        </w:r>
      </w:del>
      <w:ins w:id="671" w:author="Rubicon Law" w:date="2026-10-08T17:26:09.524Z">
        <w:r>
          <w:rPr>
            <w:rFonts w:ascii="Calibri" w:cs="Calibri" w:eastAsia="Calibri" w:hAnsi="Calibri"/>
            <w:sz w:val="22"/>
            <w:szCs w:val="22"/>
          </w:rPr>
          <w:t xml:space="preserve">outstanding, </w:t>
        </w:r>
      </w:ins>
      <w:r>
        <w:rPr>
          <w:rFonts w:ascii="Calibri" w:cs="Calibri" w:eastAsia="Calibri" w:hAnsi="Calibri"/>
          <w:sz w:val="22"/>
          <w:szCs w:val="22"/>
        </w:rPr>
        <w:t xml:space="preserve">and all rights with respect to </w:t>
      </w:r>
      <w:del w:id="672" w:author="Rubicon Law" w:date="2026-10-08T17:26:09.524Z">
        <w:r>
          <w:rPr>
            <w:rFonts w:ascii="Calibri" w:cs="Calibri" w:eastAsia="Calibri" w:hAnsi="Calibri"/>
            <w:sz w:val="22"/>
            <w:szCs w:val="22"/>
          </w:rPr>
          <w:delText xml:space="preserve">such </w:delText>
        </w:r>
      </w:del>
      <w:ins w:id="673"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shares </w:t>
      </w:r>
      <w:del w:id="674" w:author="Rubicon Law" w:date="2026-10-08T17:26:09.524Z">
        <w:r>
          <w:rPr>
            <w:rFonts w:ascii="Calibri" w:cs="Calibri" w:eastAsia="Calibri" w:hAnsi="Calibri"/>
            <w:sz w:val="22"/>
            <w:szCs w:val="22"/>
          </w:rPr>
          <w:delText xml:space="preserve">shall </w:delText>
        </w:r>
      </w:del>
      <w:ins w:id="675"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immediately cease and terminate at the Conversion Time, except only the right of the holders </w:t>
      </w:r>
      <w:del w:id="676" w:author="Rubicon Law" w:date="2026-10-08T17:26:09.524Z">
        <w:r>
          <w:rPr>
            <w:rFonts w:ascii="Calibri" w:cs="Calibri" w:eastAsia="Calibri" w:hAnsi="Calibri"/>
            <w:sz w:val="22"/>
            <w:szCs w:val="22"/>
          </w:rPr>
          <w:delText xml:space="preserve">thereof </w:delText>
        </w:r>
      </w:del>
      <w:r>
        <w:rPr>
          <w:rFonts w:ascii="Calibri" w:cs="Calibri" w:eastAsia="Calibri" w:hAnsi="Calibri"/>
          <w:sz w:val="22"/>
          <w:szCs w:val="22"/>
        </w:rPr>
        <w:t xml:space="preserve">to receive shares of Common Stock in exchange </w:t>
      </w:r>
      <w:del w:id="677" w:author="Rubicon Law" w:date="2026-10-08T17:26:09.524Z">
        <w:r>
          <w:rPr>
            <w:rFonts w:ascii="Calibri" w:cs="Calibri" w:eastAsia="Calibri" w:hAnsi="Calibri"/>
            <w:sz w:val="22"/>
            <w:szCs w:val="22"/>
          </w:rPr>
          <w:delText xml:space="preserve">therefor </w:delText>
        </w:r>
      </w:del>
      <w:ins w:id="678" w:author="Rubicon Law" w:date="2026-10-08T17:26:09.524Z">
        <w:r>
          <w:rPr>
            <w:rFonts w:ascii="Calibri" w:cs="Calibri" w:eastAsia="Calibri" w:hAnsi="Calibri"/>
            <w:sz w:val="22"/>
            <w:szCs w:val="22"/>
          </w:rPr>
          <w:t xml:space="preserve">for those shares </w:t>
        </w:r>
      </w:ins>
      <w:r>
        <w:rPr>
          <w:rFonts w:ascii="Calibri" w:cs="Calibri" w:eastAsia="Calibri" w:hAnsi="Calibri"/>
          <w:sz w:val="22"/>
          <w:szCs w:val="22"/>
        </w:rPr>
        <w:t xml:space="preserve">and to receive payment of any dividends declared but unpaid </w:t>
      </w:r>
      <w:del w:id="679" w:author="Rubicon Law" w:date="2026-10-08T17:26:09.524Z">
        <w:r>
          <w:rPr>
            <w:rFonts w:ascii="Calibri" w:cs="Calibri" w:eastAsia="Calibri" w:hAnsi="Calibri"/>
            <w:sz w:val="22"/>
            <w:szCs w:val="22"/>
          </w:rPr>
          <w:delText xml:space="preserve">thereon.</w:delText>
        </w:r>
      </w:del>
      <w:ins w:id="680" w:author="Rubicon Law" w:date="2026-10-08T17:26:09.524Z">
        <w:r>
          <w:rPr>
            <w:rFonts w:ascii="Calibri" w:cs="Calibri" w:eastAsia="Calibri" w:hAnsi="Calibri"/>
            <w:sz w:val="22"/>
            <w:szCs w:val="22"/>
          </w:rPr>
          <w:t xml:space="preserve">on those shares.</w:t>
        </w:r>
      </w:ins>
    </w:p>
    <w:p>
      <w:pPr>
        <w:spacing w:after="200"/>
      </w:pPr>
      <w:r>
        <w:rPr>
          <w:rFonts w:ascii="Calibri" w:cs="Calibri" w:eastAsia="Calibri" w:hAnsi="Calibri"/>
          <w:sz w:val="22"/>
          <w:szCs w:val="22"/>
        </w:rPr>
        <w:t xml:space="preserve">4.3.4 No Further Adjustment. Upon any </w:t>
      </w:r>
      <w:del w:id="681"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conversion, no adjustment to the Conversion Price </w:t>
      </w:r>
      <w:del w:id="682" w:author="Rubicon Law" w:date="2026-10-08T17:26:09.524Z">
        <w:r>
          <w:rPr>
            <w:rFonts w:ascii="Calibri" w:cs="Calibri" w:eastAsia="Calibri" w:hAnsi="Calibri"/>
            <w:sz w:val="22"/>
            <w:szCs w:val="22"/>
          </w:rPr>
          <w:delText xml:space="preserve">shall </w:delText>
        </w:r>
      </w:del>
      <w:ins w:id="683"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made for any declared but unpaid dividends on the Preferred Stock surrendered for conversion or on the Common Stock delivered upon conversion.</w:t>
      </w:r>
    </w:p>
    <w:p>
      <w:pPr>
        <w:spacing w:after="200"/>
      </w:pPr>
      <w:r>
        <w:rPr>
          <w:rFonts w:ascii="Calibri" w:cs="Calibri" w:eastAsia="Calibri" w:hAnsi="Calibri"/>
          <w:sz w:val="22"/>
          <w:szCs w:val="22"/>
        </w:rPr>
        <w:t xml:space="preserve">4.3.5 Taxes. The Corporation shall pay any </w:t>
      </w:r>
      <w:del w:id="684" w:author="Rubicon Law" w:date="2026-10-08T17:26:09.524Z">
        <w:r>
          <w:rPr>
            <w:rFonts w:ascii="Calibri" w:cs="Calibri" w:eastAsia="Calibri" w:hAnsi="Calibri"/>
            <w:sz w:val="22"/>
            <w:szCs w:val="22"/>
          </w:rPr>
          <w:delText xml:space="preserve">and all </w:delText>
        </w:r>
      </w:del>
      <w:r>
        <w:rPr>
          <w:rFonts w:ascii="Calibri" w:cs="Calibri" w:eastAsia="Calibri" w:hAnsi="Calibri"/>
          <w:sz w:val="22"/>
          <w:szCs w:val="22"/>
        </w:rPr>
        <w:t xml:space="preserve">issue and other similar taxes that may be payable in respect of any issuance or delivery of shares of Common Stock upon conversion of shares of Preferred Stock </w:t>
      </w:r>
      <w:del w:id="685" w:author="Rubicon Law" w:date="2026-10-08T17:26:09.524Z">
        <w:r>
          <w:rPr>
            <w:rFonts w:ascii="Calibri" w:cs="Calibri" w:eastAsia="Calibri" w:hAnsi="Calibri"/>
            <w:sz w:val="22"/>
            <w:szCs w:val="22"/>
          </w:rPr>
          <w:delText xml:space="preserve">pursuant to </w:delText>
        </w:r>
      </w:del>
      <w:ins w:id="686"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this Section 4. The Corporation </w:t>
      </w:r>
      <w:del w:id="687" w:author="Rubicon Law" w:date="2026-10-08T17:26:09.524Z">
        <w:r>
          <w:rPr>
            <w:rFonts w:ascii="Calibri" w:cs="Calibri" w:eastAsia="Calibri" w:hAnsi="Calibri"/>
            <w:sz w:val="22"/>
            <w:szCs w:val="22"/>
          </w:rPr>
          <w:delText xml:space="preserve">shall not, however, be </w:delText>
        </w:r>
      </w:del>
      <w:ins w:id="688" w:author="Rubicon Law" w:date="2026-10-08T17:26:09.524Z">
        <w:r>
          <w:rPr>
            <w:rFonts w:ascii="Calibri" w:cs="Calibri" w:eastAsia="Calibri" w:hAnsi="Calibri"/>
            <w:sz w:val="22"/>
            <w:szCs w:val="22"/>
          </w:rPr>
          <w:t xml:space="preserve">is not </w:t>
        </w:r>
      </w:ins>
      <w:r>
        <w:rPr>
          <w:rFonts w:ascii="Calibri" w:cs="Calibri" w:eastAsia="Calibri" w:hAnsi="Calibri"/>
          <w:sz w:val="22"/>
          <w:szCs w:val="22"/>
        </w:rPr>
        <w:t xml:space="preserve">required to pay any tax </w:t>
      </w:r>
      <w:del w:id="689" w:author="Rubicon Law" w:date="2026-10-08T17:26:09.524Z">
        <w:r>
          <w:rPr>
            <w:rFonts w:ascii="Calibri" w:cs="Calibri" w:eastAsia="Calibri" w:hAnsi="Calibri"/>
            <w:sz w:val="22"/>
            <w:szCs w:val="22"/>
          </w:rPr>
          <w:delText xml:space="preserve">which </w:delText>
        </w:r>
      </w:del>
      <w:ins w:id="69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may be payable in respect of any transfer involved in the issuance and delivery of shares of Common Stock in a name other than that in which the shares of Preferred Stock </w:t>
      </w:r>
      <w:del w:id="691" w:author="Rubicon Law" w:date="2026-10-08T17:26:09.524Z">
        <w:r>
          <w:rPr>
            <w:rFonts w:ascii="Calibri" w:cs="Calibri" w:eastAsia="Calibri" w:hAnsi="Calibri"/>
            <w:sz w:val="22"/>
            <w:szCs w:val="22"/>
          </w:rPr>
          <w:delText xml:space="preserve">so </w:delText>
        </w:r>
      </w:del>
      <w:r>
        <w:rPr>
          <w:rFonts w:ascii="Calibri" w:cs="Calibri" w:eastAsia="Calibri" w:hAnsi="Calibri"/>
          <w:sz w:val="22"/>
          <w:szCs w:val="22"/>
        </w:rPr>
        <w:t xml:space="preserve">converted were registered, and no such issuance or delivery </w:t>
      </w:r>
      <w:del w:id="692" w:author="Rubicon Law" w:date="2026-10-08T17:26:09.524Z">
        <w:r>
          <w:rPr>
            <w:rFonts w:ascii="Calibri" w:cs="Calibri" w:eastAsia="Calibri" w:hAnsi="Calibri"/>
            <w:sz w:val="22"/>
            <w:szCs w:val="22"/>
          </w:rPr>
          <w:delText xml:space="preserve">shall </w:delText>
        </w:r>
      </w:del>
      <w:ins w:id="693"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made unless and until the person </w:t>
      </w:r>
      <w:del w:id="694" w:author="Rubicon Law" w:date="2026-10-08T17:26:09.524Z">
        <w:r>
          <w:rPr>
            <w:rFonts w:ascii="Calibri" w:cs="Calibri" w:eastAsia="Calibri" w:hAnsi="Calibri"/>
            <w:sz w:val="22"/>
            <w:szCs w:val="22"/>
          </w:rPr>
          <w:delText xml:space="preserve">or entity </w:delText>
        </w:r>
      </w:del>
      <w:r>
        <w:rPr>
          <w:rFonts w:ascii="Calibri" w:cs="Calibri" w:eastAsia="Calibri" w:hAnsi="Calibri"/>
          <w:sz w:val="22"/>
          <w:szCs w:val="22"/>
        </w:rPr>
        <w:t xml:space="preserve">requesting </w:t>
      </w:r>
      <w:del w:id="695" w:author="Rubicon Law" w:date="2026-10-08T17:26:09.524Z">
        <w:r>
          <w:rPr>
            <w:rFonts w:ascii="Calibri" w:cs="Calibri" w:eastAsia="Calibri" w:hAnsi="Calibri"/>
            <w:sz w:val="22"/>
            <w:szCs w:val="22"/>
          </w:rPr>
          <w:delText xml:space="preserve">such </w:delText>
        </w:r>
      </w:del>
      <w:ins w:id="69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has paid to the Corporation the amount of </w:t>
      </w:r>
      <w:del w:id="697" w:author="Rubicon Law" w:date="2026-10-08T17:26:09.524Z">
        <w:r>
          <w:rPr>
            <w:rFonts w:ascii="Calibri" w:cs="Calibri" w:eastAsia="Calibri" w:hAnsi="Calibri"/>
            <w:sz w:val="22"/>
            <w:szCs w:val="22"/>
          </w:rPr>
          <w:delText xml:space="preserve">any such </w:delText>
        </w:r>
      </w:del>
      <w:ins w:id="698"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tax or has established, to the satisfaction of the Corporation, that </w:t>
      </w:r>
      <w:del w:id="699" w:author="Rubicon Law" w:date="2026-10-08T17:26:09.524Z">
        <w:r>
          <w:rPr>
            <w:rFonts w:ascii="Calibri" w:cs="Calibri" w:eastAsia="Calibri" w:hAnsi="Calibri"/>
            <w:sz w:val="22"/>
            <w:szCs w:val="22"/>
          </w:rPr>
          <w:delText xml:space="preserve">such </w:delText>
        </w:r>
      </w:del>
      <w:ins w:id="70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tax has been paid.</w:t>
      </w:r>
    </w:p>
    <w:p>
      <w:pPr>
        <w:spacing w:after="200"/>
      </w:pPr>
      <w:r>
        <w:rPr>
          <w:rFonts w:ascii="Calibri" w:cs="Calibri" w:eastAsia="Calibri" w:hAnsi="Calibri"/>
          <w:sz w:val="22"/>
          <w:szCs w:val="22"/>
        </w:rPr>
        <w:t xml:space="preserve">4.4 Adjustments to </w:t>
      </w:r>
      <w:del w:id="701" w:author="Rubicon Law" w:date="2026-10-08T17:26:09.524Z">
        <w:r>
          <w:rPr>
            <w:rFonts w:ascii="Calibri" w:cs="Calibri" w:eastAsia="Calibri" w:hAnsi="Calibri"/>
            <w:sz w:val="22"/>
            <w:szCs w:val="22"/>
          </w:rPr>
          <w:delText xml:space="preserve">Preferred Stock </w:delText>
        </w:r>
      </w:del>
      <w:r>
        <w:rPr>
          <w:rFonts w:ascii="Calibri" w:cs="Calibri" w:eastAsia="Calibri" w:hAnsi="Calibri"/>
          <w:sz w:val="22"/>
          <w:szCs w:val="22"/>
        </w:rPr>
        <w:t xml:space="preserve">Conversion Price for Diluting Issues.</w:t>
      </w:r>
    </w:p>
    <w:p>
      <w:pPr>
        <w:spacing w:after="200"/>
      </w:pPr>
      <w:r>
        <w:rPr>
          <w:rFonts w:ascii="Calibri" w:cs="Calibri" w:eastAsia="Calibri" w:hAnsi="Calibri"/>
          <w:sz w:val="22"/>
          <w:szCs w:val="22"/>
        </w:rPr>
        <w:t xml:space="preserve">4.4.1 Special Definitions. For purposes of this Article Fourth, the following definitions </w:t>
      </w:r>
      <w:del w:id="702"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apply:</w:t>
      </w:r>
    </w:p>
    <w:p>
      <w:pPr>
        <w:spacing w:after="200"/>
      </w:pPr>
      <w:r>
        <w:rPr>
          <w:rFonts w:ascii="Calibri" w:cs="Calibri" w:eastAsia="Calibri" w:hAnsi="Calibri"/>
          <w:sz w:val="22"/>
          <w:szCs w:val="22"/>
        </w:rPr>
        <w:t xml:space="preserve">(a) "Additional Shares of Common Stock" means all shares of Common Stock issued (or, </w:t>
      </w:r>
      <w:del w:id="703" w:author="Rubicon Law" w:date="2026-10-08T17:26:09.524Z">
        <w:r>
          <w:rPr>
            <w:rFonts w:ascii="Calibri" w:cs="Calibri" w:eastAsia="Calibri" w:hAnsi="Calibri"/>
            <w:sz w:val="22"/>
            <w:szCs w:val="22"/>
          </w:rPr>
          <w:delText xml:space="preserve">pursuant to </w:delText>
        </w:r>
      </w:del>
      <w:ins w:id="704"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w:t>
      </w:r>
      <w:del w:id="705" w:author="Rubicon Law" w:date="2026-10-08T17:26:09.524Z">
        <w:r>
          <w:rPr>
            <w:rFonts w:ascii="Calibri" w:cs="Calibri" w:eastAsia="Calibri" w:hAnsi="Calibri"/>
            <w:sz w:val="22"/>
            <w:szCs w:val="22"/>
          </w:rPr>
          <w:delText xml:space="preserve">4.4.3 below, </w:delText>
        </w:r>
      </w:del>
      <w:ins w:id="706" w:author="Rubicon Law" w:date="2026-10-08T17:26:09.524Z">
        <w:r>
          <w:rPr>
            <w:rFonts w:ascii="Calibri" w:cs="Calibri" w:eastAsia="Calibri" w:hAnsi="Calibri"/>
            <w:sz w:val="22"/>
            <w:szCs w:val="22"/>
          </w:rPr>
          <w:t xml:space="preserve">4.4.3, </w:t>
        </w:r>
      </w:ins>
      <w:r>
        <w:rPr>
          <w:rFonts w:ascii="Calibri" w:cs="Calibri" w:eastAsia="Calibri" w:hAnsi="Calibri"/>
          <w:sz w:val="22"/>
          <w:szCs w:val="22"/>
        </w:rPr>
        <w:t xml:space="preserve">deemed to be issued) by the Corporation after the Original Issue </w:t>
      </w:r>
      <w:del w:id="707" w:author="Rubicon Law" w:date="2026-10-08T17:26:09.524Z">
        <w:r>
          <w:rPr>
            <w:rFonts w:ascii="Calibri" w:cs="Calibri" w:eastAsia="Calibri" w:hAnsi="Calibri"/>
            <w:sz w:val="22"/>
            <w:szCs w:val="22"/>
          </w:rPr>
          <w:delText xml:space="preserve">Date (as defined below), </w:delText>
        </w:r>
      </w:del>
      <w:ins w:id="708" w:author="Rubicon Law" w:date="2026-10-08T17:26:09.524Z">
        <w:r>
          <w:rPr>
            <w:rFonts w:ascii="Calibri" w:cs="Calibri" w:eastAsia="Calibri" w:hAnsi="Calibri"/>
            <w:sz w:val="22"/>
            <w:szCs w:val="22"/>
          </w:rPr>
          <w:t xml:space="preserve">Date, </w:t>
        </w:r>
      </w:ins>
      <w:r>
        <w:rPr>
          <w:rFonts w:ascii="Calibri" w:cs="Calibri" w:eastAsia="Calibri" w:hAnsi="Calibri"/>
          <w:sz w:val="22"/>
          <w:szCs w:val="22"/>
        </w:rPr>
        <w:t xml:space="preserve">other than (1) the following shares of Common Stock and (2) shares of Common Stock deemed issued pursuant to the following Options and Convertible Securities (clauses (1) and (2), collectively, "Exempted Securities"):</w:t>
      </w:r>
    </w:p>
    <w:p>
      <w:pPr>
        <w:spacing w:after="200"/>
      </w:pPr>
      <w:r>
        <w:rPr>
          <w:rFonts w:ascii="Calibri" w:cs="Calibri" w:eastAsia="Calibri" w:hAnsi="Calibri"/>
          <w:sz w:val="22"/>
          <w:szCs w:val="22"/>
        </w:rPr>
        <w:t xml:space="preserve">(i) </w:t>
      </w:r>
      <w:del w:id="709" w:author="Rubicon Law" w:date="2026-10-08T17:26:09.524Z">
        <w:r>
          <w:rPr>
            <w:rFonts w:ascii="Calibri" w:cs="Calibri" w:eastAsia="Calibri" w:hAnsi="Calibri"/>
            <w:sz w:val="22"/>
            <w:szCs w:val="22"/>
          </w:rPr>
          <w:delText xml:space="preserve">as to any series of Preferred Stock, </w:delText>
        </w:r>
      </w:del>
      <w:r>
        <w:rPr>
          <w:rFonts w:ascii="Calibri" w:cs="Calibri" w:eastAsia="Calibri" w:hAnsi="Calibri"/>
          <w:sz w:val="22"/>
          <w:szCs w:val="22"/>
        </w:rPr>
        <w:t xml:space="preserve">shares of Common Stock, Options or Convertible Securities issued as a dividend or distribution on </w:t>
      </w:r>
      <w:del w:id="710" w:author="Rubicon Law" w:date="2026-10-08T17:26:09.524Z">
        <w:r>
          <w:rPr>
            <w:rFonts w:ascii="Calibri" w:cs="Calibri" w:eastAsia="Calibri" w:hAnsi="Calibri"/>
            <w:sz w:val="22"/>
            <w:szCs w:val="22"/>
          </w:rPr>
          <w:delText xml:space="preserve">such series of </w:delText>
        </w:r>
      </w:del>
      <w:r>
        <w:rPr>
          <w:rFonts w:ascii="Calibri" w:cs="Calibri" w:eastAsia="Calibri" w:hAnsi="Calibri"/>
          <w:sz w:val="22"/>
          <w:szCs w:val="22"/>
        </w:rPr>
        <w:t xml:space="preserve">Preferred </w:t>
      </w:r>
      <w:del w:id="711" w:author="Rubicon Law" w:date="2026-10-08T17:26:09.524Z">
        <w:r>
          <w:rPr>
            <w:rFonts w:ascii="Calibri" w:cs="Calibri" w:eastAsia="Calibri" w:hAnsi="Calibri"/>
            <w:sz w:val="22"/>
            <w:szCs w:val="22"/>
          </w:rPr>
          <w:delText xml:space="preserve">Stock (including dividends payable in connection with dividends on other classes or series of stock);</w:delText>
        </w:r>
      </w:del>
      <w:ins w:id="712" w:author="Rubicon Law" w:date="2026-10-08T17:26:09.524Z">
        <w:r>
          <w:rPr>
            <w:rFonts w:ascii="Calibri" w:cs="Calibri" w:eastAsia="Calibri" w:hAnsi="Calibri"/>
            <w:sz w:val="22"/>
            <w:szCs w:val="22"/>
          </w:rPr>
          <w:t xml:space="preserve">Stock;</w:t>
        </w:r>
      </w:ins>
    </w:p>
    <w:p>
      <w:pPr>
        <w:spacing w:after="200"/>
      </w:pPr>
      <w:r>
        <w:rPr>
          <w:rFonts w:ascii="Calibri" w:cs="Calibri" w:eastAsia="Calibri" w:hAnsi="Calibri"/>
          <w:sz w:val="22"/>
          <w:szCs w:val="22"/>
        </w:rPr>
        <w:t xml:space="preserve">(ii) shares of Common Stock, Options or Convertible Securities issued by reason of a dividend, stock split, split-up or other distribution on shares of Common Stock that is covered by Section 4.5, 4.6, 4.7 or 4.8;</w:t>
      </w:r>
    </w:p>
    <w:p>
      <w:pPr>
        <w:spacing w:after="200"/>
      </w:pPr>
      <w:del w:id="713" w:author="Rubicon Law" w:date="2026-10-08T17:26:09.524Z">
        <w:r>
          <w:rPr>
            <w:rFonts w:ascii="Calibri" w:cs="Calibri" w:eastAsia="Calibri" w:hAnsi="Calibri"/>
            <w:sz w:val="22"/>
            <w:szCs w:val="22"/>
          </w:rPr>
          <w:delText xml:space="preserve">(iv) </w:delText>
        </w:r>
      </w:del>
      <w:ins w:id="714" w:author="Rubicon Law" w:date="2026-10-08T17:26:09.524Z">
        <w:r>
          <w:rPr>
            <w:rFonts w:ascii="Calibri" w:cs="Calibri" w:eastAsia="Calibri" w:hAnsi="Calibri"/>
            <w:sz w:val="22"/>
            <w:szCs w:val="22"/>
          </w:rPr>
          <w:t xml:space="preserve">(iii) </w:t>
        </w:r>
      </w:ins>
      <w:r>
        <w:rPr>
          <w:rFonts w:ascii="Calibri" w:cs="Calibri" w:eastAsia="Calibri" w:hAnsi="Calibri"/>
          <w:sz w:val="22"/>
          <w:szCs w:val="22"/>
        </w:rPr>
        <w:t xml:space="preserve">shares of Common Stock or Options issued to employees or directors of, or consultants or advisors to, the Corporation or any of its subsidiaries pursuant to a plan, agreement or arrangement </w:t>
      </w:r>
      <w:del w:id="715" w:author="Rubicon Law" w:date="2026-10-08T17:26:09.524Z">
        <w:r>
          <w:rPr>
            <w:rFonts w:ascii="Calibri" w:cs="Calibri" w:eastAsia="Calibri" w:hAnsi="Calibri"/>
            <w:sz w:val="22"/>
            <w:szCs w:val="22"/>
          </w:rPr>
          <w:delText xml:space="preserve">[approved (i) prior to the Original Issue Date or (ii) </w:delText>
        </w:r>
      </w:del>
      <w:ins w:id="716" w:author="Rubicon Law" w:date="2026-10-08T17:26:09.524Z">
        <w:r>
          <w:rPr>
            <w:rFonts w:ascii="Calibri" w:cs="Calibri" w:eastAsia="Calibri" w:hAnsi="Calibri"/>
            <w:sz w:val="22"/>
            <w:szCs w:val="22"/>
          </w:rPr>
          <w:t xml:space="preserve">approved </w:t>
        </w:r>
      </w:ins>
      <w:r>
        <w:rPr>
          <w:rFonts w:ascii="Calibri" w:cs="Calibri" w:eastAsia="Calibri" w:hAnsi="Calibri"/>
          <w:sz w:val="22"/>
          <w:szCs w:val="22"/>
        </w:rPr>
        <w:t xml:space="preserve">by the </w:t>
      </w:r>
      <w:del w:id="717" w:author="Rubicon Law" w:date="2026-10-08T17:26:09.524Z">
        <w:r>
          <w:rPr>
            <w:rFonts w:ascii="Calibri" w:cs="Calibri" w:eastAsia="Calibri" w:hAnsi="Calibri"/>
            <w:sz w:val="22"/>
            <w:szCs w:val="22"/>
          </w:rPr>
          <w:delText xml:space="preserve">Requisite Directors];</w:delText>
        </w:r>
      </w:del>
      <w:ins w:id="718" w:author="Rubicon Law" w:date="2026-10-08T17:26:09.524Z">
        <w:r>
          <w:rPr>
            <w:rFonts w:ascii="Calibri" w:cs="Calibri" w:eastAsia="Calibri" w:hAnsi="Calibri"/>
            <w:sz w:val="22"/>
            <w:szCs w:val="22"/>
          </w:rPr>
          <w:t xml:space="preserve">Board of Directors;</w:t>
        </w:r>
      </w:ins>
    </w:p>
    <w:p>
      <w:pPr>
        <w:spacing w:after="200"/>
      </w:pPr>
      <w:del w:id="719" w:author="Rubicon Law" w:date="2026-10-08T17:26:09.524Z">
        <w:r>
          <w:rPr>
            <w:rFonts w:ascii="Calibri" w:cs="Calibri" w:eastAsia="Calibri" w:hAnsi="Calibri"/>
            <w:sz w:val="22"/>
            <w:szCs w:val="22"/>
          </w:rPr>
          <w:delText xml:space="preserve">(v) </w:delText>
        </w:r>
      </w:del>
      <w:ins w:id="720" w:author="Rubicon Law" w:date="2026-10-08T17:26:09.524Z">
        <w:r>
          <w:rPr>
            <w:rFonts w:ascii="Calibri" w:cs="Calibri" w:eastAsia="Calibri" w:hAnsi="Calibri"/>
            <w:sz w:val="22"/>
            <w:szCs w:val="22"/>
          </w:rPr>
          <w:t xml:space="preserve">(iv) </w:t>
        </w:r>
      </w:ins>
      <w:r>
        <w:rPr>
          <w:rFonts w:ascii="Calibri" w:cs="Calibri" w:eastAsia="Calibri" w:hAnsi="Calibri"/>
          <w:sz w:val="22"/>
          <w:szCs w:val="22"/>
        </w:rPr>
        <w:t xml:space="preserve">shares of Common Stock or Convertible Securities actually issued upon the exercise of </w:t>
      </w:r>
      <w:del w:id="721" w:author="Rubicon Law" w:date="2026-10-08T17:26:09.524Z">
        <w:r>
          <w:rPr>
            <w:rFonts w:ascii="Calibri" w:cs="Calibri" w:eastAsia="Calibri" w:hAnsi="Calibri"/>
            <w:sz w:val="22"/>
            <w:szCs w:val="22"/>
          </w:rPr>
          <w:delText xml:space="preserve">Options </w:delText>
        </w:r>
      </w:del>
      <w:ins w:id="722" w:author="Rubicon Law" w:date="2026-10-08T17:26:09.524Z">
        <w:r>
          <w:rPr>
            <w:rFonts w:ascii="Calibri" w:cs="Calibri" w:eastAsia="Calibri" w:hAnsi="Calibri"/>
            <w:sz w:val="22"/>
            <w:szCs w:val="22"/>
          </w:rPr>
          <w:t xml:space="preserve">Options, </w:t>
        </w:r>
      </w:ins>
      <w:r>
        <w:rPr>
          <w:rFonts w:ascii="Calibri" w:cs="Calibri" w:eastAsia="Calibri" w:hAnsi="Calibri"/>
          <w:sz w:val="22"/>
          <w:szCs w:val="22"/>
        </w:rPr>
        <w:t xml:space="preserve">or shares of Common Stock actually issued upon the conversion or exchange of Convertible Securities, in each case provided </w:t>
      </w:r>
      <w:del w:id="723" w:author="Rubicon Law" w:date="2026-10-08T17:26:09.524Z">
        <w:r>
          <w:rPr>
            <w:rFonts w:ascii="Calibri" w:cs="Calibri" w:eastAsia="Calibri" w:hAnsi="Calibri"/>
            <w:sz w:val="22"/>
            <w:szCs w:val="22"/>
          </w:rPr>
          <w:delText xml:space="preserve">such </w:delText>
        </w:r>
      </w:del>
      <w:ins w:id="72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is pursuant to the terms of </w:t>
      </w:r>
      <w:del w:id="725" w:author="Rubicon Law" w:date="2026-10-08T17:26:09.524Z">
        <w:r>
          <w:rPr>
            <w:rFonts w:ascii="Calibri" w:cs="Calibri" w:eastAsia="Calibri" w:hAnsi="Calibri"/>
            <w:sz w:val="22"/>
            <w:szCs w:val="22"/>
          </w:rPr>
          <w:delText xml:space="preserve">such </w:delText>
        </w:r>
      </w:del>
      <w:ins w:id="72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w:t>
      </w:r>
    </w:p>
    <w:p>
      <w:pPr>
        <w:spacing w:after="200"/>
      </w:pPr>
      <w:ins w:id="727" w:author="Rubicon Law" w:date="2026-10-08T17:26:09.524Z">
        <w:r>
          <w:rPr>
            <w:rFonts w:ascii="Calibri" w:cs="Calibri" w:eastAsia="Calibri" w:hAnsi="Calibri"/>
            <w:sz w:val="22"/>
            <w:szCs w:val="22"/>
          </w:rPr>
          <w:t xml:space="preserve">(v) shares of Preferred Stock issued under the Investment Agreement, and shares of Common Stock issued upon conversion of those shares;</w:t>
        </w:r>
      </w:ins>
    </w:p>
    <w:p>
      <w:pPr>
        <w:spacing w:after="200"/>
      </w:pPr>
      <w:del w:id="728" w:author="Rubicon Law" w:date="2026-10-08T17:26:09.524Z">
        <w:r>
          <w:rPr>
            <w:rFonts w:ascii="Calibri" w:cs="Calibri" w:eastAsia="Calibri" w:hAnsi="Calibri"/>
            <w:sz w:val="22"/>
            <w:szCs w:val="22"/>
          </w:rPr>
          <w:delText xml:space="preserve">(iii) [shares </w:delText>
        </w:r>
      </w:del>
      <w:ins w:id="729" w:author="Rubicon Law" w:date="2026-10-08T17:26:09.524Z">
        <w:r>
          <w:rPr>
            <w:rFonts w:ascii="Calibri" w:cs="Calibri" w:eastAsia="Calibri" w:hAnsi="Calibri"/>
            <w:sz w:val="22"/>
            <w:szCs w:val="22"/>
          </w:rPr>
          <w:t xml:space="preserve">(vi) shares </w:t>
        </w:r>
      </w:ins>
      <w:r>
        <w:rPr>
          <w:rFonts w:ascii="Calibri" w:cs="Calibri" w:eastAsia="Calibri" w:hAnsi="Calibri"/>
          <w:sz w:val="22"/>
          <w:szCs w:val="22"/>
        </w:rPr>
        <w:t xml:space="preserve">of Common Stock, Options or Convertible Securities issued to banks, equipment lessors or other financial institutions, or to real property lessors, pursuant to a debt financing, equipment leasing or real property leasing transaction </w:t>
      </w:r>
      <w:del w:id="730" w:author="Rubicon Law" w:date="2026-10-08T17:26:09.524Z">
        <w:r>
          <w:rPr>
            <w:rFonts w:ascii="Calibri" w:cs="Calibri" w:eastAsia="Calibri" w:hAnsi="Calibri"/>
            <w:sz w:val="22"/>
            <w:szCs w:val="22"/>
          </w:rPr>
          <w:delText xml:space="preserve">[approved </w:delText>
        </w:r>
      </w:del>
      <w:ins w:id="731" w:author="Rubicon Law" w:date="2026-10-08T17:26:09.524Z">
        <w:r>
          <w:rPr>
            <w:rFonts w:ascii="Calibri" w:cs="Calibri" w:eastAsia="Calibri" w:hAnsi="Calibri"/>
            <w:sz w:val="22"/>
            <w:szCs w:val="22"/>
          </w:rPr>
          <w:t xml:space="preserve">approved </w:t>
        </w:r>
      </w:ins>
      <w:r>
        <w:rPr>
          <w:rFonts w:ascii="Calibri" w:cs="Calibri" w:eastAsia="Calibri" w:hAnsi="Calibri"/>
          <w:sz w:val="22"/>
          <w:szCs w:val="22"/>
        </w:rPr>
        <w:t xml:space="preserve">by the </w:t>
      </w:r>
      <w:del w:id="732" w:author="Rubicon Law" w:date="2026-10-08T17:26:09.524Z">
        <w:r>
          <w:rPr>
            <w:rFonts w:ascii="Calibri" w:cs="Calibri" w:eastAsia="Calibri" w:hAnsi="Calibri"/>
            <w:sz w:val="22"/>
            <w:szCs w:val="22"/>
          </w:rPr>
          <w:delText xml:space="preserve">Requisite Directors] [that do not exceed an aggregate </w:delText>
        </w:r>
      </w:del>
      <w:ins w:id="733" w:author="Rubicon Law" w:date="2026-10-08T17:26:09.524Z">
        <w:r>
          <w:rPr>
            <w:rFonts w:ascii="Calibri" w:cs="Calibri" w:eastAsia="Calibri" w:hAnsi="Calibri"/>
            <w:sz w:val="22"/>
            <w:szCs w:val="22"/>
          </w:rPr>
          <w:t xml:space="preserve">Board </w:t>
        </w:r>
      </w:ins>
      <w:r>
        <w:rPr>
          <w:rFonts w:ascii="Calibri" w:cs="Calibri" w:eastAsia="Calibri" w:hAnsi="Calibri"/>
          <w:sz w:val="22"/>
          <w:szCs w:val="22"/>
        </w:rPr>
        <w:t xml:space="preserve">of </w:t>
      </w:r>
      <w:del w:id="734" w:author="Rubicon Law" w:date="2026-10-08T17:26:09.524Z">
        <w:r>
          <w:rPr>
            <w:rFonts w:ascii="Calibri" w:cs="Calibri" w:eastAsia="Calibri" w:hAnsi="Calibri"/>
            <w:sz w:val="22"/>
            <w:szCs w:val="22"/>
          </w:rPr>
          <w:delText xml:space="preserve">[______] shares of Common Stock (including shares underlying (directly or indirectly) any such Options or Convertible Securities)];]</w:delText>
        </w:r>
      </w:del>
      <w:ins w:id="735" w:author="Rubicon Law" w:date="2026-10-08T17:26:09.524Z">
        <w:r>
          <w:rPr>
            <w:rFonts w:ascii="Calibri" w:cs="Calibri" w:eastAsia="Calibri" w:hAnsi="Calibri"/>
            <w:sz w:val="22"/>
            <w:szCs w:val="22"/>
          </w:rPr>
          <w:t xml:space="preserve">Directors;</w:t>
        </w:r>
      </w:ins>
    </w:p>
    <w:p>
      <w:pPr>
        <w:spacing w:after="200"/>
      </w:pPr>
      <w:del w:id="736" w:author="Rubicon Law" w:date="2026-10-08T17:26:09.524Z">
        <w:r>
          <w:rPr>
            <w:rFonts w:ascii="Calibri" w:cs="Calibri" w:eastAsia="Calibri" w:hAnsi="Calibri"/>
            <w:sz w:val="22"/>
            <w:szCs w:val="22"/>
          </w:rPr>
          <w:delText xml:space="preserve">(vi) [shares of Common Stock, Options or Convertible Securities issued to suppliers or third party service providers in connection with the provision of goods or services pursuant to transactions [approved by the Requisite Directors] [that do not exceed an aggregate of [______] shares of Common Stock (including shares underlying (directly or indirectly) any such Options or Convertible Securities)];]</w:delText>
        </w:r>
      </w:del>
    </w:p>
    <w:p>
      <w:pPr>
        <w:spacing w:after="200"/>
      </w:pPr>
      <w:r>
        <w:rPr>
          <w:rFonts w:ascii="Calibri" w:cs="Calibri" w:eastAsia="Calibri" w:hAnsi="Calibri"/>
          <w:sz w:val="22"/>
          <w:szCs w:val="22"/>
        </w:rPr>
        <w:t xml:space="preserve">(vii) shares of Common Stock, Options or Convertible Securities issued as acquisition consideration pursuant to the acquisition of another corporation by the Corporation by merger, purchase of substantially all of the assets or other </w:t>
      </w:r>
      <w:del w:id="737" w:author="Rubicon Law" w:date="2026-10-08T17:26:09.524Z">
        <w:r>
          <w:rPr>
            <w:rFonts w:ascii="Calibri" w:cs="Calibri" w:eastAsia="Calibri" w:hAnsi="Calibri"/>
            <w:sz w:val="22"/>
            <w:szCs w:val="22"/>
          </w:rPr>
          <w:delText xml:space="preserve">reorganization </w:delText>
        </w:r>
      </w:del>
      <w:ins w:id="738" w:author="Rubicon Law" w:date="2026-10-08T17:26:09.524Z">
        <w:r>
          <w:rPr>
            <w:rFonts w:ascii="Calibri" w:cs="Calibri" w:eastAsia="Calibri" w:hAnsi="Calibri"/>
            <w:sz w:val="22"/>
            <w:szCs w:val="22"/>
          </w:rPr>
          <w:t xml:space="preserve">reorganization, </w:t>
        </w:r>
      </w:ins>
      <w:r>
        <w:rPr>
          <w:rFonts w:ascii="Calibri" w:cs="Calibri" w:eastAsia="Calibri" w:hAnsi="Calibri"/>
          <w:sz w:val="22"/>
          <w:szCs w:val="22"/>
        </w:rPr>
        <w:t xml:space="preserve">or </w:t>
      </w:r>
      <w:ins w:id="739" w:author="Rubicon Law" w:date="2026-10-08T17:26:09.524Z">
        <w:r>
          <w:rPr>
            <w:rFonts w:ascii="Calibri" w:cs="Calibri" w:eastAsia="Calibri" w:hAnsi="Calibri"/>
            <w:sz w:val="22"/>
            <w:szCs w:val="22"/>
          </w:rPr>
          <w:t xml:space="preserve">pursuant </w:t>
        </w:r>
      </w:ins>
      <w:r>
        <w:rPr>
          <w:rFonts w:ascii="Calibri" w:cs="Calibri" w:eastAsia="Calibri" w:hAnsi="Calibri"/>
          <w:sz w:val="22"/>
          <w:szCs w:val="22"/>
        </w:rPr>
        <w:t xml:space="preserve">to a joint venture </w:t>
      </w:r>
      <w:del w:id="740" w:author="Rubicon Law" w:date="2026-10-08T17:26:09.524Z">
        <w:r>
          <w:rPr>
            <w:rFonts w:ascii="Calibri" w:cs="Calibri" w:eastAsia="Calibri" w:hAnsi="Calibri"/>
            <w:sz w:val="22"/>
            <w:szCs w:val="22"/>
          </w:rPr>
          <w:delText xml:space="preserve">agreement[, [provided that such issuances [are </w:delText>
        </w:r>
      </w:del>
      <w:ins w:id="741" w:author="Rubicon Law" w:date="2026-10-08T17:26:09.524Z">
        <w:r>
          <w:rPr>
            <w:rFonts w:ascii="Calibri" w:cs="Calibri" w:eastAsia="Calibri" w:hAnsi="Calibri"/>
            <w:sz w:val="22"/>
            <w:szCs w:val="22"/>
          </w:rPr>
          <w:t xml:space="preserve">agreement, in each case </w:t>
        </w:r>
      </w:ins>
      <w:r>
        <w:rPr>
          <w:rFonts w:ascii="Calibri" w:cs="Calibri" w:eastAsia="Calibri" w:hAnsi="Calibri"/>
          <w:sz w:val="22"/>
          <w:szCs w:val="22"/>
        </w:rPr>
        <w:t xml:space="preserve">approved by the </w:t>
      </w:r>
      <w:del w:id="742" w:author="Rubicon Law" w:date="2026-10-08T17:26:09.524Z">
        <w:r>
          <w:rPr>
            <w:rFonts w:ascii="Calibri" w:cs="Calibri" w:eastAsia="Calibri" w:hAnsi="Calibri"/>
            <w:sz w:val="22"/>
            <w:szCs w:val="22"/>
          </w:rPr>
          <w:delText xml:space="preserve">Requisite Directors] [[do not exceed an aggregate </w:delText>
        </w:r>
      </w:del>
      <w:ins w:id="743" w:author="Rubicon Law" w:date="2026-10-08T17:26:09.524Z">
        <w:r>
          <w:rPr>
            <w:rFonts w:ascii="Calibri" w:cs="Calibri" w:eastAsia="Calibri" w:hAnsi="Calibri"/>
            <w:sz w:val="22"/>
            <w:szCs w:val="22"/>
          </w:rPr>
          <w:t xml:space="preserve">Board </w:t>
        </w:r>
      </w:ins>
      <w:r>
        <w:rPr>
          <w:rFonts w:ascii="Calibri" w:cs="Calibri" w:eastAsia="Calibri" w:hAnsi="Calibri"/>
          <w:sz w:val="22"/>
          <w:szCs w:val="22"/>
        </w:rPr>
        <w:t xml:space="preserve">of </w:t>
      </w:r>
      <w:del w:id="744" w:author="Rubicon Law" w:date="2026-10-08T17:26:09.524Z">
        <w:r>
          <w:rPr>
            <w:rFonts w:ascii="Calibri" w:cs="Calibri" w:eastAsia="Calibri" w:hAnsi="Calibri"/>
            <w:sz w:val="22"/>
            <w:szCs w:val="22"/>
          </w:rPr>
          <w:delText xml:space="preserve">[______] shares of Common Stock (including shares underlying (directly or indirectly) any such Options or Convertible Securities)];] [or]</w:delText>
        </w:r>
      </w:del>
      <w:ins w:id="745" w:author="Rubicon Law" w:date="2026-10-08T17:26:09.524Z">
        <w:r>
          <w:rPr>
            <w:rFonts w:ascii="Calibri" w:cs="Calibri" w:eastAsia="Calibri" w:hAnsi="Calibri"/>
            <w:sz w:val="22"/>
            <w:szCs w:val="22"/>
          </w:rPr>
          <w:t xml:space="preserve">Directors;</w:t>
        </w:r>
      </w:ins>
    </w:p>
    <w:p>
      <w:pPr>
        <w:spacing w:after="200"/>
      </w:pPr>
      <w:del w:id="746" w:author="Rubicon Law" w:date="2026-10-08T17:26:09.524Z">
        <w:r>
          <w:rPr>
            <w:rFonts w:ascii="Calibri" w:cs="Calibri" w:eastAsia="Calibri" w:hAnsi="Calibri"/>
            <w:sz w:val="22"/>
            <w:szCs w:val="22"/>
          </w:rPr>
          <w:delText xml:space="preserve">(ix) [shares </w:delText>
        </w:r>
      </w:del>
      <w:ins w:id="747" w:author="Rubicon Law" w:date="2026-10-08T17:26:09.524Z">
        <w:r>
          <w:rPr>
            <w:rFonts w:ascii="Calibri" w:cs="Calibri" w:eastAsia="Calibri" w:hAnsi="Calibri"/>
            <w:sz w:val="22"/>
            <w:szCs w:val="22"/>
          </w:rPr>
          <w:t xml:space="preserve">(viii) shares </w:t>
        </w:r>
      </w:ins>
      <w:r>
        <w:rPr>
          <w:rFonts w:ascii="Calibri" w:cs="Calibri" w:eastAsia="Calibri" w:hAnsi="Calibri"/>
          <w:sz w:val="22"/>
          <w:szCs w:val="22"/>
        </w:rPr>
        <w:t xml:space="preserve">of Common Stock, Options or Convertible Securities issued in connection with sponsored research, collaboration, technology license, development, OEM, marketing or other similar agreements or strategic partnerships </w:t>
      </w:r>
      <w:del w:id="748" w:author="Rubicon Law" w:date="2026-10-08T17:26:09.524Z">
        <w:r>
          <w:rPr>
            <w:rFonts w:ascii="Calibri" w:cs="Calibri" w:eastAsia="Calibri" w:hAnsi="Calibri"/>
            <w:sz w:val="22"/>
            <w:szCs w:val="22"/>
          </w:rPr>
          <w:delText xml:space="preserve">[approved </w:delText>
        </w:r>
      </w:del>
      <w:ins w:id="749" w:author="Rubicon Law" w:date="2026-10-08T17:26:09.524Z">
        <w:r>
          <w:rPr>
            <w:rFonts w:ascii="Calibri" w:cs="Calibri" w:eastAsia="Calibri" w:hAnsi="Calibri"/>
            <w:sz w:val="22"/>
            <w:szCs w:val="22"/>
          </w:rPr>
          <w:t xml:space="preserve">approved </w:t>
        </w:r>
      </w:ins>
      <w:r>
        <w:rPr>
          <w:rFonts w:ascii="Calibri" w:cs="Calibri" w:eastAsia="Calibri" w:hAnsi="Calibri"/>
          <w:sz w:val="22"/>
          <w:szCs w:val="22"/>
        </w:rPr>
        <w:t xml:space="preserve">by the </w:t>
      </w:r>
      <w:del w:id="750" w:author="Rubicon Law" w:date="2026-10-08T17:26:09.524Z">
        <w:r>
          <w:rPr>
            <w:rFonts w:ascii="Calibri" w:cs="Calibri" w:eastAsia="Calibri" w:hAnsi="Calibri"/>
            <w:sz w:val="22"/>
            <w:szCs w:val="22"/>
          </w:rPr>
          <w:delText xml:space="preserve">Requisite Directors] [that do not exceed an aggregate </w:delText>
        </w:r>
      </w:del>
      <w:ins w:id="751" w:author="Rubicon Law" w:date="2026-10-08T17:26:09.524Z">
        <w:r>
          <w:rPr>
            <w:rFonts w:ascii="Calibri" w:cs="Calibri" w:eastAsia="Calibri" w:hAnsi="Calibri"/>
            <w:sz w:val="22"/>
            <w:szCs w:val="22"/>
          </w:rPr>
          <w:t xml:space="preserve">Board </w:t>
        </w:r>
      </w:ins>
      <w:r>
        <w:rPr>
          <w:rFonts w:ascii="Calibri" w:cs="Calibri" w:eastAsia="Calibri" w:hAnsi="Calibri"/>
          <w:sz w:val="22"/>
          <w:szCs w:val="22"/>
        </w:rPr>
        <w:t xml:space="preserve">of </w:t>
      </w:r>
      <w:del w:id="752" w:author="Rubicon Law" w:date="2026-10-08T17:26:09.524Z">
        <w:r>
          <w:rPr>
            <w:rFonts w:ascii="Calibri" w:cs="Calibri" w:eastAsia="Calibri" w:hAnsi="Calibri"/>
            <w:sz w:val="22"/>
            <w:szCs w:val="22"/>
          </w:rPr>
          <w:delText xml:space="preserve">[______] shares of Common Stock (including shares underlying (directly or indirectly) any such Options or Convertible Securities)].</w:delText>
        </w:r>
      </w:del>
      <w:ins w:id="753" w:author="Rubicon Law" w:date="2026-10-08T17:26:09.524Z">
        <w:r>
          <w:rPr>
            <w:rFonts w:ascii="Calibri" w:cs="Calibri" w:eastAsia="Calibri" w:hAnsi="Calibri"/>
            <w:sz w:val="22"/>
            <w:szCs w:val="22"/>
          </w:rPr>
          <w:t xml:space="preserve">Directors; or</w:t>
        </w:r>
      </w:ins>
    </w:p>
    <w:p>
      <w:pPr>
        <w:spacing w:after="200"/>
      </w:pPr>
      <w:del w:id="754" w:author="Rubicon Law" w:date="2026-10-08T17:26:09.524Z">
        <w:r>
          <w:rPr>
            <w:rFonts w:ascii="Calibri" w:cs="Calibri" w:eastAsia="Calibri" w:hAnsi="Calibri"/>
            <w:sz w:val="22"/>
            <w:szCs w:val="22"/>
          </w:rPr>
          <w:delText xml:space="preserve">(viii) </w:delText>
        </w:r>
      </w:del>
      <w:ins w:id="755" w:author="Rubicon Law" w:date="2026-10-08T17:26:09.524Z">
        <w:r>
          <w:rPr>
            <w:rFonts w:ascii="Calibri" w:cs="Calibri" w:eastAsia="Calibri" w:hAnsi="Calibri"/>
            <w:sz w:val="22"/>
            <w:szCs w:val="22"/>
          </w:rPr>
          <w:t xml:space="preserve">(ix) </w:t>
        </w:r>
      </w:ins>
      <w:r>
        <w:rPr>
          <w:rFonts w:ascii="Calibri" w:cs="Calibri" w:eastAsia="Calibri" w:hAnsi="Calibri"/>
          <w:sz w:val="22"/>
          <w:szCs w:val="22"/>
        </w:rPr>
        <w:t xml:space="preserve">shares of Common Stock issued in connection with a </w:t>
      </w:r>
      <w:del w:id="756" w:author="Rubicon Law" w:date="2026-10-08T17:26:09.524Z">
        <w:r>
          <w:rPr>
            <w:rFonts w:ascii="Calibri" w:cs="Calibri" w:eastAsia="Calibri" w:hAnsi="Calibri"/>
            <w:sz w:val="22"/>
            <w:szCs w:val="22"/>
          </w:rPr>
          <w:delText xml:space="preserve">firm </w:delText>
        </w:r>
      </w:del>
      <w:ins w:id="757" w:author="Rubicon Law" w:date="2026-10-08T17:26:09.524Z">
        <w:r>
          <w:rPr>
            <w:rFonts w:ascii="Calibri" w:cs="Calibri" w:eastAsia="Calibri" w:hAnsi="Calibri"/>
            <w:sz w:val="22"/>
            <w:szCs w:val="22"/>
          </w:rPr>
          <w:t xml:space="preserve">firm-commitment </w:t>
        </w:r>
      </w:ins>
      <w:r>
        <w:rPr>
          <w:rFonts w:ascii="Calibri" w:cs="Calibri" w:eastAsia="Calibri" w:hAnsi="Calibri"/>
          <w:sz w:val="22"/>
          <w:szCs w:val="22"/>
        </w:rPr>
        <w:t xml:space="preserve">underwritten public offering of the Corporation's Common Stock pursuant to an effective registration </w:t>
      </w:r>
      <w:del w:id="758" w:author="Rubicon Law" w:date="2026-10-08T17:26:09.524Z">
        <w:r>
          <w:rPr>
            <w:rFonts w:ascii="Calibri" w:cs="Calibri" w:eastAsia="Calibri" w:hAnsi="Calibri"/>
            <w:sz w:val="22"/>
            <w:szCs w:val="22"/>
          </w:rPr>
          <w:delText xml:space="preserve">statement; [or]</w:delText>
        </w:r>
      </w:del>
      <w:ins w:id="759" w:author="Rubicon Law" w:date="2026-10-08T17:26:09.524Z">
        <w:r>
          <w:rPr>
            <w:rFonts w:ascii="Calibri" w:cs="Calibri" w:eastAsia="Calibri" w:hAnsi="Calibri"/>
            <w:sz w:val="22"/>
            <w:szCs w:val="22"/>
          </w:rPr>
          <w:t xml:space="preserve">statement under the Securities Act of 1933, as amended.</w:t>
        </w:r>
      </w:ins>
    </w:p>
    <w:p>
      <w:pPr>
        <w:spacing w:after="200"/>
      </w:pPr>
      <w:r>
        <w:rPr>
          <w:rFonts w:ascii="Calibri" w:cs="Calibri" w:eastAsia="Calibri" w:hAnsi="Calibri"/>
          <w:sz w:val="22"/>
          <w:szCs w:val="22"/>
        </w:rPr>
        <w:t xml:space="preserve">(b) "Convertible Securities" means any evidences of indebtedness, shares or other securities directly or indirectly convertible into or exchangeable for Common Stock, but excluding Options.</w:t>
      </w:r>
    </w:p>
    <w:p>
      <w:pPr>
        <w:spacing w:after="200"/>
      </w:pPr>
      <w:r>
        <w:rPr>
          <w:rFonts w:ascii="Calibri" w:cs="Calibri" w:eastAsia="Calibri" w:hAnsi="Calibri"/>
          <w:sz w:val="22"/>
          <w:szCs w:val="22"/>
        </w:rPr>
        <w:t xml:space="preserve">(c) "Option" means any rights, options or warrants to subscribe for, purchase or otherwise acquire Common Stock or Convertible Securities.</w:t>
      </w:r>
    </w:p>
    <w:p>
      <w:pPr>
        <w:spacing w:after="200"/>
      </w:pPr>
      <w:del w:id="760" w:author="Rubicon Law" w:date="2026-10-08T17:26:09.524Z">
        <w:r>
          <w:rPr>
            <w:rFonts w:ascii="Calibri" w:cs="Calibri" w:eastAsia="Calibri" w:hAnsi="Calibri"/>
            <w:sz w:val="22"/>
            <w:szCs w:val="22"/>
          </w:rPr>
          <w:delText xml:space="preserve">(d) "Original Issue Date" means the date on which the first share of Series A Preferred Stock is issued.</w:delText>
        </w:r>
      </w:del>
    </w:p>
    <w:p>
      <w:pPr>
        <w:spacing w:after="200"/>
      </w:pPr>
      <w:r>
        <w:rPr>
          <w:rFonts w:ascii="Calibri" w:cs="Calibri" w:eastAsia="Calibri" w:hAnsi="Calibri"/>
          <w:sz w:val="22"/>
          <w:szCs w:val="22"/>
        </w:rPr>
        <w:t xml:space="preserve">4.4.2 No Adjustment of </w:t>
      </w:r>
      <w:del w:id="761" w:author="Rubicon Law" w:date="2026-10-08T17:26:09.524Z">
        <w:r>
          <w:rPr>
            <w:rFonts w:ascii="Calibri" w:cs="Calibri" w:eastAsia="Calibri" w:hAnsi="Calibri"/>
            <w:sz w:val="22"/>
            <w:szCs w:val="22"/>
          </w:rPr>
          <w:delText xml:space="preserve">Preferred Stock </w:delText>
        </w:r>
      </w:del>
      <w:r>
        <w:rPr>
          <w:rFonts w:ascii="Calibri" w:cs="Calibri" w:eastAsia="Calibri" w:hAnsi="Calibri"/>
          <w:sz w:val="22"/>
          <w:szCs w:val="22"/>
        </w:rPr>
        <w:t xml:space="preserve">Conversion Price. No adjustment in the Conversion Price of any series of Preferred Stock </w:t>
      </w:r>
      <w:del w:id="762" w:author="Rubicon Law" w:date="2026-10-08T17:26:09.524Z">
        <w:r>
          <w:rPr>
            <w:rFonts w:ascii="Calibri" w:cs="Calibri" w:eastAsia="Calibri" w:hAnsi="Calibri"/>
            <w:sz w:val="22"/>
            <w:szCs w:val="22"/>
          </w:rPr>
          <w:delText xml:space="preserve">shall </w:delText>
        </w:r>
      </w:del>
      <w:ins w:id="763"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made as the result of the issuance or deemed issuance of Additional Shares of Common Stock if the Corporation receives written notice from </w:t>
      </w:r>
      <w:del w:id="764" w:author="Rubicon Law" w:date="2026-10-08T17:26:09.524Z">
        <w:r>
          <w:rPr>
            <w:rFonts w:ascii="Calibri" w:cs="Calibri" w:eastAsia="Calibri" w:hAnsi="Calibri"/>
            <w:sz w:val="22"/>
            <w:szCs w:val="22"/>
          </w:rPr>
          <w:delText xml:space="preserve">[the </w:delText>
        </w:r>
      </w:del>
      <w:ins w:id="76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Requisite </w:t>
      </w:r>
      <w:del w:id="766" w:author="Rubicon Law" w:date="2026-10-08T17:26:09.524Z">
        <w:r>
          <w:rPr>
            <w:rFonts w:ascii="Calibri" w:cs="Calibri" w:eastAsia="Calibri" w:hAnsi="Calibri"/>
            <w:sz w:val="22"/>
            <w:szCs w:val="22"/>
          </w:rPr>
          <w:delText xml:space="preserve">Holders] [the holders of [a majority] of the then outstanding shares of such series of Preferred Stock], </w:delText>
        </w:r>
      </w:del>
      <w:ins w:id="767" w:author="Rubicon Law" w:date="2026-10-08T17:26:09.524Z">
        <w:r>
          <w:rPr>
            <w:rFonts w:ascii="Calibri" w:cs="Calibri" w:eastAsia="Calibri" w:hAnsi="Calibri"/>
            <w:sz w:val="22"/>
            <w:szCs w:val="22"/>
          </w:rPr>
          <w:t xml:space="preserve">Holders </w:t>
        </w:r>
      </w:ins>
      <w:r>
        <w:rPr>
          <w:rFonts w:ascii="Calibri" w:cs="Calibri" w:eastAsia="Calibri" w:hAnsi="Calibri"/>
          <w:sz w:val="22"/>
          <w:szCs w:val="22"/>
        </w:rPr>
        <w:t xml:space="preserve">agreeing that no </w:t>
      </w:r>
      <w:del w:id="768"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adjustment </w:t>
      </w:r>
      <w:del w:id="769" w:author="Rubicon Law" w:date="2026-10-08T17:26:09.524Z">
        <w:r>
          <w:rPr>
            <w:rFonts w:ascii="Calibri" w:cs="Calibri" w:eastAsia="Calibri" w:hAnsi="Calibri"/>
            <w:sz w:val="22"/>
            <w:szCs w:val="22"/>
          </w:rPr>
          <w:delText xml:space="preserve">shall </w:delText>
        </w:r>
      </w:del>
      <w:ins w:id="770"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made as the result of </w:t>
      </w:r>
      <w:del w:id="771" w:author="Rubicon Law" w:date="2026-10-08T17:26:09.524Z">
        <w:r>
          <w:rPr>
            <w:rFonts w:ascii="Calibri" w:cs="Calibri" w:eastAsia="Calibri" w:hAnsi="Calibri"/>
            <w:sz w:val="22"/>
            <w:szCs w:val="22"/>
          </w:rPr>
          <w:delText xml:space="preserve">the </w:delText>
        </w:r>
      </w:del>
      <w:ins w:id="77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issuance or deemed </w:t>
      </w:r>
      <w:del w:id="773" w:author="Rubicon Law" w:date="2026-10-08T17:26:09.524Z">
        <w:r>
          <w:rPr>
            <w:rFonts w:ascii="Calibri" w:cs="Calibri" w:eastAsia="Calibri" w:hAnsi="Calibri"/>
            <w:sz w:val="22"/>
            <w:szCs w:val="22"/>
          </w:rPr>
          <w:delText xml:space="preserve">issuance of such Additional Shares of Common Stock.</w:delText>
        </w:r>
      </w:del>
      <w:ins w:id="774" w:author="Rubicon Law" w:date="2026-10-08T17:26:09.524Z">
        <w:r>
          <w:rPr>
            <w:rFonts w:ascii="Calibri" w:cs="Calibri" w:eastAsia="Calibri" w:hAnsi="Calibri"/>
            <w:sz w:val="22"/>
            <w:szCs w:val="22"/>
          </w:rPr>
          <w:t xml:space="preserve">issuance.</w:t>
        </w:r>
      </w:ins>
    </w:p>
    <w:p>
      <w:pPr>
        <w:spacing w:after="200"/>
      </w:pPr>
      <w:r>
        <w:rPr>
          <w:rFonts w:ascii="Calibri" w:cs="Calibri" w:eastAsia="Calibri" w:hAnsi="Calibri"/>
          <w:sz w:val="22"/>
          <w:szCs w:val="22"/>
        </w:rPr>
        <w:t xml:space="preserve">4.4.3 Deemed Issue of Additional Shares of Common Stock.</w:t>
      </w:r>
    </w:p>
    <w:p>
      <w:pPr>
        <w:spacing w:after="200"/>
      </w:pPr>
      <w:r>
        <w:rPr>
          <w:rFonts w:ascii="Calibri" w:cs="Calibri" w:eastAsia="Calibri" w:hAnsi="Calibri"/>
          <w:sz w:val="22"/>
          <w:szCs w:val="22"/>
        </w:rPr>
        <w:t xml:space="preserve">(a) If the Corporation at any time or from time to time after the Original Issue Date </w:t>
      </w:r>
      <w:del w:id="775" w:author="Rubicon Law" w:date="2026-10-08T17:26:09.524Z">
        <w:r>
          <w:rPr>
            <w:rFonts w:ascii="Calibri" w:cs="Calibri" w:eastAsia="Calibri" w:hAnsi="Calibri"/>
            <w:sz w:val="22"/>
            <w:szCs w:val="22"/>
          </w:rPr>
          <w:delText xml:space="preserve">shall issue </w:delText>
        </w:r>
      </w:del>
      <w:ins w:id="776" w:author="Rubicon Law" w:date="2026-10-08T17:26:09.524Z">
        <w:r>
          <w:rPr>
            <w:rFonts w:ascii="Calibri" w:cs="Calibri" w:eastAsia="Calibri" w:hAnsi="Calibri"/>
            <w:sz w:val="22"/>
            <w:szCs w:val="22"/>
          </w:rPr>
          <w:t xml:space="preserve">issues </w:t>
        </w:r>
      </w:ins>
      <w:r>
        <w:rPr>
          <w:rFonts w:ascii="Calibri" w:cs="Calibri" w:eastAsia="Calibri" w:hAnsi="Calibri"/>
          <w:sz w:val="22"/>
          <w:szCs w:val="22"/>
        </w:rPr>
        <w:t xml:space="preserve">any Options or Convertible Securities (excluding Options or Convertible Securities </w:t>
      </w:r>
      <w:del w:id="777" w:author="Rubicon Law" w:date="2026-10-08T17:26:09.524Z">
        <w:r>
          <w:rPr>
            <w:rFonts w:ascii="Calibri" w:cs="Calibri" w:eastAsia="Calibri" w:hAnsi="Calibri"/>
            <w:sz w:val="22"/>
            <w:szCs w:val="22"/>
          </w:rPr>
          <w:delText xml:space="preserve">which </w:delText>
        </w:r>
      </w:del>
      <w:ins w:id="778"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are themselves Exempted Securities) or </w:t>
      </w:r>
      <w:del w:id="779" w:author="Rubicon Law" w:date="2026-10-08T17:26:09.524Z">
        <w:r>
          <w:rPr>
            <w:rFonts w:ascii="Calibri" w:cs="Calibri" w:eastAsia="Calibri" w:hAnsi="Calibri"/>
            <w:sz w:val="22"/>
            <w:szCs w:val="22"/>
          </w:rPr>
          <w:delText xml:space="preserve">shall fix </w:delText>
        </w:r>
      </w:del>
      <w:ins w:id="780" w:author="Rubicon Law" w:date="2026-10-08T17:26:09.524Z">
        <w:r>
          <w:rPr>
            <w:rFonts w:ascii="Calibri" w:cs="Calibri" w:eastAsia="Calibri" w:hAnsi="Calibri"/>
            <w:sz w:val="22"/>
            <w:szCs w:val="22"/>
          </w:rPr>
          <w:t xml:space="preserve">fixes </w:t>
        </w:r>
      </w:ins>
      <w:r>
        <w:rPr>
          <w:rFonts w:ascii="Calibri" w:cs="Calibri" w:eastAsia="Calibri" w:hAnsi="Calibri"/>
          <w:sz w:val="22"/>
          <w:szCs w:val="22"/>
        </w:rPr>
        <w:t xml:space="preserve">a record date for the determination of holders of any class of securities entitled to receive any </w:t>
      </w:r>
      <w:del w:id="781"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Options or Convertible Securities, then the maximum number of shares of Common Stock (as set forth in the instrument relating </w:t>
      </w:r>
      <w:del w:id="782" w:author="Rubicon Law" w:date="2026-10-08T17:26:09.524Z">
        <w:r>
          <w:rPr>
            <w:rFonts w:ascii="Calibri" w:cs="Calibri" w:eastAsia="Calibri" w:hAnsi="Calibri"/>
            <w:sz w:val="22"/>
            <w:szCs w:val="22"/>
          </w:rPr>
          <w:delText xml:space="preserve">thereto, </w:delText>
        </w:r>
      </w:del>
      <w:ins w:id="783" w:author="Rubicon Law" w:date="2026-10-08T17:26:09.524Z">
        <w:r>
          <w:rPr>
            <w:rFonts w:ascii="Calibri" w:cs="Calibri" w:eastAsia="Calibri" w:hAnsi="Calibri"/>
            <w:sz w:val="22"/>
            <w:szCs w:val="22"/>
          </w:rPr>
          <w:t xml:space="preserve">to the Option or Convertible Security, </w:t>
        </w:r>
      </w:ins>
      <w:r>
        <w:rPr>
          <w:rFonts w:ascii="Calibri" w:cs="Calibri" w:eastAsia="Calibri" w:hAnsi="Calibri"/>
          <w:sz w:val="22"/>
          <w:szCs w:val="22"/>
        </w:rPr>
        <w:t xml:space="preserve">assuming the satisfaction of any conditions to exercisability, convertibility or exchangeability but without regard to any provision </w:t>
      </w:r>
      <w:del w:id="784" w:author="Rubicon Law" w:date="2026-10-08T17:26:09.524Z">
        <w:r>
          <w:rPr>
            <w:rFonts w:ascii="Calibri" w:cs="Calibri" w:eastAsia="Calibri" w:hAnsi="Calibri"/>
            <w:sz w:val="22"/>
            <w:szCs w:val="22"/>
          </w:rPr>
          <w:delText xml:space="preserve">contained therein </w:delText>
        </w:r>
      </w:del>
      <w:r>
        <w:rPr>
          <w:rFonts w:ascii="Calibri" w:cs="Calibri" w:eastAsia="Calibri" w:hAnsi="Calibri"/>
          <w:sz w:val="22"/>
          <w:szCs w:val="22"/>
        </w:rPr>
        <w:t xml:space="preserve">for a subsequent adjustment of </w:t>
      </w:r>
      <w:del w:id="785" w:author="Rubicon Law" w:date="2026-10-08T17:26:09.524Z">
        <w:r>
          <w:rPr>
            <w:rFonts w:ascii="Calibri" w:cs="Calibri" w:eastAsia="Calibri" w:hAnsi="Calibri"/>
            <w:sz w:val="22"/>
            <w:szCs w:val="22"/>
          </w:rPr>
          <w:delText xml:space="preserve">such </w:delText>
        </w:r>
      </w:del>
      <w:ins w:id="786"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number) issuable upon the exercise of </w:t>
      </w:r>
      <w:del w:id="787" w:author="Rubicon Law" w:date="2026-10-08T17:26:09.524Z">
        <w:r>
          <w:rPr>
            <w:rFonts w:ascii="Calibri" w:cs="Calibri" w:eastAsia="Calibri" w:hAnsi="Calibri"/>
            <w:sz w:val="22"/>
            <w:szCs w:val="22"/>
          </w:rPr>
          <w:delText xml:space="preserve">such </w:delText>
        </w:r>
      </w:del>
      <w:ins w:id="78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Options or, in the case of Convertible Securities and Options </w:t>
      </w:r>
      <w:del w:id="789" w:author="Rubicon Law" w:date="2026-10-08T17:26:09.524Z">
        <w:r>
          <w:rPr>
            <w:rFonts w:ascii="Calibri" w:cs="Calibri" w:eastAsia="Calibri" w:hAnsi="Calibri"/>
            <w:sz w:val="22"/>
            <w:szCs w:val="22"/>
          </w:rPr>
          <w:delText xml:space="preserve">therefor, </w:delText>
        </w:r>
      </w:del>
      <w:ins w:id="790" w:author="Rubicon Law" w:date="2026-10-08T17:26:09.524Z">
        <w:r>
          <w:rPr>
            <w:rFonts w:ascii="Calibri" w:cs="Calibri" w:eastAsia="Calibri" w:hAnsi="Calibri"/>
            <w:sz w:val="22"/>
            <w:szCs w:val="22"/>
          </w:rPr>
          <w:t xml:space="preserve">for Convertible Securities, </w:t>
        </w:r>
      </w:ins>
      <w:r>
        <w:rPr>
          <w:rFonts w:ascii="Calibri" w:cs="Calibri" w:eastAsia="Calibri" w:hAnsi="Calibri"/>
          <w:sz w:val="22"/>
          <w:szCs w:val="22"/>
        </w:rPr>
        <w:t xml:space="preserve">the conversion or exchange of </w:t>
      </w:r>
      <w:del w:id="791" w:author="Rubicon Law" w:date="2026-10-08T17:26:09.524Z">
        <w:r>
          <w:rPr>
            <w:rFonts w:ascii="Calibri" w:cs="Calibri" w:eastAsia="Calibri" w:hAnsi="Calibri"/>
            <w:sz w:val="22"/>
            <w:szCs w:val="22"/>
          </w:rPr>
          <w:delText xml:space="preserve">such </w:delText>
        </w:r>
      </w:del>
      <w:ins w:id="79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Convertible Securities, </w:t>
      </w:r>
      <w:del w:id="793" w:author="Rubicon Law" w:date="2026-10-08T17:26:09.524Z">
        <w:r>
          <w:rPr>
            <w:rFonts w:ascii="Calibri" w:cs="Calibri" w:eastAsia="Calibri" w:hAnsi="Calibri"/>
            <w:sz w:val="22"/>
            <w:szCs w:val="22"/>
          </w:rPr>
          <w:delText xml:space="preserve">shall be </w:delText>
        </w:r>
      </w:del>
      <w:ins w:id="794" w:author="Rubicon Law" w:date="2026-10-08T17:26:09.524Z">
        <w:r>
          <w:rPr>
            <w:rFonts w:ascii="Calibri" w:cs="Calibri" w:eastAsia="Calibri" w:hAnsi="Calibri"/>
            <w:sz w:val="22"/>
            <w:szCs w:val="22"/>
          </w:rPr>
          <w:t xml:space="preserve">are </w:t>
        </w:r>
      </w:ins>
      <w:r>
        <w:rPr>
          <w:rFonts w:ascii="Calibri" w:cs="Calibri" w:eastAsia="Calibri" w:hAnsi="Calibri"/>
          <w:sz w:val="22"/>
          <w:szCs w:val="22"/>
        </w:rPr>
        <w:t xml:space="preserve">deemed to be Additional Shares of Common Stock issued as of the time of </w:t>
      </w:r>
      <w:del w:id="795" w:author="Rubicon Law" w:date="2026-10-08T17:26:09.524Z">
        <w:r>
          <w:rPr>
            <w:rFonts w:ascii="Calibri" w:cs="Calibri" w:eastAsia="Calibri" w:hAnsi="Calibri"/>
            <w:sz w:val="22"/>
            <w:szCs w:val="22"/>
          </w:rPr>
          <w:delText xml:space="preserve">such issue </w:delText>
        </w:r>
      </w:del>
      <w:ins w:id="796" w:author="Rubicon Law" w:date="2026-10-08T17:26:09.524Z">
        <w:r>
          <w:rPr>
            <w:rFonts w:ascii="Calibri" w:cs="Calibri" w:eastAsia="Calibri" w:hAnsi="Calibri"/>
            <w:sz w:val="22"/>
            <w:szCs w:val="22"/>
          </w:rPr>
          <w:t xml:space="preserve">the issuance </w:t>
        </w:r>
      </w:ins>
      <w:r>
        <w:rPr>
          <w:rFonts w:ascii="Calibri" w:cs="Calibri" w:eastAsia="Calibri" w:hAnsi="Calibri"/>
          <w:sz w:val="22"/>
          <w:szCs w:val="22"/>
        </w:rPr>
        <w:t xml:space="preserve">or, </w:t>
      </w:r>
      <w:del w:id="797" w:author="Rubicon Law" w:date="2026-10-08T17:26:09.524Z">
        <w:r>
          <w:rPr>
            <w:rFonts w:ascii="Calibri" w:cs="Calibri" w:eastAsia="Calibri" w:hAnsi="Calibri"/>
            <w:sz w:val="22"/>
            <w:szCs w:val="22"/>
          </w:rPr>
          <w:delText xml:space="preserve">in case such </w:delText>
        </w:r>
      </w:del>
      <w:ins w:id="798" w:author="Rubicon Law" w:date="2026-10-08T17:26:09.524Z">
        <w:r>
          <w:rPr>
            <w:rFonts w:ascii="Calibri" w:cs="Calibri" w:eastAsia="Calibri" w:hAnsi="Calibri"/>
            <w:sz w:val="22"/>
            <w:szCs w:val="22"/>
          </w:rPr>
          <w:t xml:space="preserve">if </w:t>
        </w:r>
      </w:ins>
      <w:r>
        <w:rPr>
          <w:rFonts w:ascii="Calibri" w:cs="Calibri" w:eastAsia="Calibri" w:hAnsi="Calibri"/>
          <w:sz w:val="22"/>
          <w:szCs w:val="22"/>
        </w:rPr>
        <w:t xml:space="preserve">a record date </w:t>
      </w:r>
      <w:del w:id="799" w:author="Rubicon Law" w:date="2026-10-08T17:26:09.524Z">
        <w:r>
          <w:rPr>
            <w:rFonts w:ascii="Calibri" w:cs="Calibri" w:eastAsia="Calibri" w:hAnsi="Calibri"/>
            <w:sz w:val="22"/>
            <w:szCs w:val="22"/>
          </w:rPr>
          <w:delText xml:space="preserve">shall have </w:delText>
        </w:r>
      </w:del>
      <w:ins w:id="800" w:author="Rubicon Law" w:date="2026-10-08T17:26:09.524Z">
        <w:r>
          <w:rPr>
            <w:rFonts w:ascii="Calibri" w:cs="Calibri" w:eastAsia="Calibri" w:hAnsi="Calibri"/>
            <w:sz w:val="22"/>
            <w:szCs w:val="22"/>
          </w:rPr>
          <w:t xml:space="preserve">has </w:t>
        </w:r>
      </w:ins>
      <w:r>
        <w:rPr>
          <w:rFonts w:ascii="Calibri" w:cs="Calibri" w:eastAsia="Calibri" w:hAnsi="Calibri"/>
          <w:sz w:val="22"/>
          <w:szCs w:val="22"/>
        </w:rPr>
        <w:t xml:space="preserve">been fixed, as of the close of business on </w:t>
      </w:r>
      <w:del w:id="801" w:author="Rubicon Law" w:date="2026-10-08T17:26:09.524Z">
        <w:r>
          <w:rPr>
            <w:rFonts w:ascii="Calibri" w:cs="Calibri" w:eastAsia="Calibri" w:hAnsi="Calibri"/>
            <w:sz w:val="22"/>
            <w:szCs w:val="22"/>
          </w:rPr>
          <w:delText xml:space="preserve">such </w:delText>
        </w:r>
      </w:del>
      <w:ins w:id="80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record date.</w:t>
      </w:r>
    </w:p>
    <w:p>
      <w:pPr>
        <w:spacing w:after="200"/>
      </w:pPr>
      <w:r>
        <w:rPr>
          <w:rFonts w:ascii="Calibri" w:cs="Calibri" w:eastAsia="Calibri" w:hAnsi="Calibri"/>
          <w:sz w:val="22"/>
          <w:szCs w:val="22"/>
        </w:rPr>
        <w:t xml:space="preserve">(b) If the terms of any Option or Convertible Security, the issuance of which resulted in an adjustment to the Conversion Price of any series of Preferred Stock </w:t>
      </w:r>
      <w:del w:id="803" w:author="Rubicon Law" w:date="2026-10-08T17:26:09.524Z">
        <w:r>
          <w:rPr>
            <w:rFonts w:ascii="Calibri" w:cs="Calibri" w:eastAsia="Calibri" w:hAnsi="Calibri"/>
            <w:sz w:val="22"/>
            <w:szCs w:val="22"/>
          </w:rPr>
          <w:delText xml:space="preserve">pursuant to the terms of </w:delText>
        </w:r>
      </w:del>
      <w:ins w:id="804"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4.4.4, are revised as a result of an amendment to </w:t>
      </w:r>
      <w:del w:id="805" w:author="Rubicon Law" w:date="2026-10-08T17:26:09.524Z">
        <w:r>
          <w:rPr>
            <w:rFonts w:ascii="Calibri" w:cs="Calibri" w:eastAsia="Calibri" w:hAnsi="Calibri"/>
            <w:sz w:val="22"/>
            <w:szCs w:val="22"/>
          </w:rPr>
          <w:delText xml:space="preserve">such </w:delText>
        </w:r>
      </w:del>
      <w:ins w:id="806"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terms or any other adjustment </w:t>
      </w:r>
      <w:del w:id="807" w:author="Rubicon Law" w:date="2026-10-08T17:26:09.524Z">
        <w:r>
          <w:rPr>
            <w:rFonts w:ascii="Calibri" w:cs="Calibri" w:eastAsia="Calibri" w:hAnsi="Calibri"/>
            <w:sz w:val="22"/>
            <w:szCs w:val="22"/>
          </w:rPr>
          <w:delText xml:space="preserve">pursuant to </w:delText>
        </w:r>
      </w:del>
      <w:ins w:id="808"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the provisions of </w:t>
      </w:r>
      <w:del w:id="809" w:author="Rubicon Law" w:date="2026-10-08T17:26:09.524Z">
        <w:r>
          <w:rPr>
            <w:rFonts w:ascii="Calibri" w:cs="Calibri" w:eastAsia="Calibri" w:hAnsi="Calibri"/>
            <w:sz w:val="22"/>
            <w:szCs w:val="22"/>
          </w:rPr>
          <w:delText xml:space="preserve">such </w:delText>
        </w:r>
      </w:del>
      <w:ins w:id="81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(but excluding automatic adjustments to </w:t>
      </w:r>
      <w:del w:id="811" w:author="Rubicon Law" w:date="2026-10-08T17:26:09.524Z">
        <w:r>
          <w:rPr>
            <w:rFonts w:ascii="Calibri" w:cs="Calibri" w:eastAsia="Calibri" w:hAnsi="Calibri"/>
            <w:sz w:val="22"/>
            <w:szCs w:val="22"/>
          </w:rPr>
          <w:delText xml:space="preserve">such </w:delText>
        </w:r>
      </w:del>
      <w:ins w:id="812"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terms </w:t>
      </w:r>
      <w:del w:id="813" w:author="Rubicon Law" w:date="2026-10-08T17:26:09.524Z">
        <w:r>
          <w:rPr>
            <w:rFonts w:ascii="Calibri" w:cs="Calibri" w:eastAsia="Calibri" w:hAnsi="Calibri"/>
            <w:sz w:val="22"/>
            <w:szCs w:val="22"/>
          </w:rPr>
          <w:delText xml:space="preserve">pursuant to </w:delText>
        </w:r>
      </w:del>
      <w:ins w:id="814"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anti-dilution or similar provisions of </w:t>
      </w:r>
      <w:del w:id="815" w:author="Rubicon Law" w:date="2026-10-08T17:26:09.524Z">
        <w:r>
          <w:rPr>
            <w:rFonts w:ascii="Calibri" w:cs="Calibri" w:eastAsia="Calibri" w:hAnsi="Calibri"/>
            <w:sz w:val="22"/>
            <w:szCs w:val="22"/>
          </w:rPr>
          <w:delText xml:space="preserve">such </w:delText>
        </w:r>
      </w:del>
      <w:ins w:id="81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to provide for either (1) any increase or decrease in the number of shares of Common Stock issuable upon the exercise, conversion </w:t>
      </w:r>
      <w:del w:id="817" w:author="Rubicon Law" w:date="2026-10-08T17:26:09.524Z">
        <w:r>
          <w:rPr>
            <w:rFonts w:ascii="Calibri" w:cs="Calibri" w:eastAsia="Calibri" w:hAnsi="Calibri"/>
            <w:sz w:val="22"/>
            <w:szCs w:val="22"/>
          </w:rPr>
          <w:delText xml:space="preserve">and/or </w:delText>
        </w:r>
      </w:del>
      <w:ins w:id="818"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of </w:t>
      </w:r>
      <w:del w:id="819" w:author="Rubicon Law" w:date="2026-10-08T17:26:09.524Z">
        <w:r>
          <w:rPr>
            <w:rFonts w:ascii="Calibri" w:cs="Calibri" w:eastAsia="Calibri" w:hAnsi="Calibri"/>
            <w:sz w:val="22"/>
            <w:szCs w:val="22"/>
          </w:rPr>
          <w:delText xml:space="preserve">any such </w:delText>
        </w:r>
      </w:del>
      <w:ins w:id="82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or (2) any increase or decrease in the consideration payable to the Corporation upon </w:t>
      </w:r>
      <w:del w:id="821" w:author="Rubicon Law" w:date="2026-10-08T17:26:09.524Z">
        <w:r>
          <w:rPr>
            <w:rFonts w:ascii="Calibri" w:cs="Calibri" w:eastAsia="Calibri" w:hAnsi="Calibri"/>
            <w:sz w:val="22"/>
            <w:szCs w:val="22"/>
          </w:rPr>
          <w:delText xml:space="preserve">such </w:delText>
        </w:r>
      </w:del>
      <w:ins w:id="82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exercise, conversion </w:t>
      </w:r>
      <w:del w:id="823" w:author="Rubicon Law" w:date="2026-10-08T17:26:09.524Z">
        <w:r>
          <w:rPr>
            <w:rFonts w:ascii="Calibri" w:cs="Calibri" w:eastAsia="Calibri" w:hAnsi="Calibri"/>
            <w:sz w:val="22"/>
            <w:szCs w:val="22"/>
          </w:rPr>
          <w:delText xml:space="preserve">and/or </w:delText>
        </w:r>
      </w:del>
      <w:ins w:id="824"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then, effective upon </w:t>
      </w:r>
      <w:del w:id="825" w:author="Rubicon Law" w:date="2026-10-08T17:26:09.524Z">
        <w:r>
          <w:rPr>
            <w:rFonts w:ascii="Calibri" w:cs="Calibri" w:eastAsia="Calibri" w:hAnsi="Calibri"/>
            <w:sz w:val="22"/>
            <w:szCs w:val="22"/>
          </w:rPr>
          <w:delText xml:space="preserve">such </w:delText>
        </w:r>
      </w:del>
      <w:ins w:id="82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increase or decrease becoming effective, the Conversion Price of </w:t>
      </w:r>
      <w:del w:id="827" w:author="Rubicon Law" w:date="2026-10-08T17:26:09.524Z">
        <w:r>
          <w:rPr>
            <w:rFonts w:ascii="Calibri" w:cs="Calibri" w:eastAsia="Calibri" w:hAnsi="Calibri"/>
            <w:sz w:val="22"/>
            <w:szCs w:val="22"/>
          </w:rPr>
          <w:delText xml:space="preserve">such </w:delText>
        </w:r>
      </w:del>
      <w:ins w:id="828"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of Preferred Stock computed upon the original issue of </w:t>
      </w:r>
      <w:del w:id="829" w:author="Rubicon Law" w:date="2026-10-08T17:26:09.524Z">
        <w:r>
          <w:rPr>
            <w:rFonts w:ascii="Calibri" w:cs="Calibri" w:eastAsia="Calibri" w:hAnsi="Calibri"/>
            <w:sz w:val="22"/>
            <w:szCs w:val="22"/>
          </w:rPr>
          <w:delText xml:space="preserve">such </w:delText>
        </w:r>
      </w:del>
      <w:ins w:id="83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(or upon the occurrence of a record date with respect </w:t>
      </w:r>
      <w:del w:id="831" w:author="Rubicon Law" w:date="2026-10-08T17:26:09.524Z">
        <w:r>
          <w:rPr>
            <w:rFonts w:ascii="Calibri" w:cs="Calibri" w:eastAsia="Calibri" w:hAnsi="Calibri"/>
            <w:sz w:val="22"/>
            <w:szCs w:val="22"/>
          </w:rPr>
          <w:delText xml:space="preserve">thereto) shall </w:delText>
        </w:r>
      </w:del>
      <w:ins w:id="832" w:author="Rubicon Law" w:date="2026-10-08T17:26:09.524Z">
        <w:r>
          <w:rPr>
            <w:rFonts w:ascii="Calibri" w:cs="Calibri" w:eastAsia="Calibri" w:hAnsi="Calibri"/>
            <w:sz w:val="22"/>
            <w:szCs w:val="22"/>
          </w:rPr>
          <w:t xml:space="preserve">to it) will </w:t>
        </w:r>
      </w:ins>
      <w:r>
        <w:rPr>
          <w:rFonts w:ascii="Calibri" w:cs="Calibri" w:eastAsia="Calibri" w:hAnsi="Calibri"/>
          <w:sz w:val="22"/>
          <w:szCs w:val="22"/>
        </w:rPr>
        <w:t xml:space="preserve">be readjusted to </w:t>
      </w:r>
      <w:del w:id="833" w:author="Rubicon Law" w:date="2026-10-08T17:26:09.524Z">
        <w:r>
          <w:rPr>
            <w:rFonts w:ascii="Calibri" w:cs="Calibri" w:eastAsia="Calibri" w:hAnsi="Calibri"/>
            <w:sz w:val="22"/>
            <w:szCs w:val="22"/>
          </w:rPr>
          <w:delText xml:space="preserve">such </w:delText>
        </w:r>
      </w:del>
      <w:ins w:id="83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Price </w:t>
      </w:r>
      <w:del w:id="835" w:author="Rubicon Law" w:date="2026-10-08T17:26:09.524Z">
        <w:r>
          <w:rPr>
            <w:rFonts w:ascii="Calibri" w:cs="Calibri" w:eastAsia="Calibri" w:hAnsi="Calibri"/>
            <w:sz w:val="22"/>
            <w:szCs w:val="22"/>
          </w:rPr>
          <w:delText xml:space="preserve">for such series of Preferred Stock as </w:delText>
        </w:r>
      </w:del>
      <w:ins w:id="836"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would have </w:t>
      </w:r>
      <w:ins w:id="837" w:author="Rubicon Law" w:date="2026-10-08T17:26:09.524Z">
        <w:r>
          <w:rPr>
            <w:rFonts w:ascii="Calibri" w:cs="Calibri" w:eastAsia="Calibri" w:hAnsi="Calibri"/>
            <w:sz w:val="22"/>
            <w:szCs w:val="22"/>
          </w:rPr>
          <w:t xml:space="preserve">been </w:t>
        </w:r>
      </w:ins>
      <w:r>
        <w:rPr>
          <w:rFonts w:ascii="Calibri" w:cs="Calibri" w:eastAsia="Calibri" w:hAnsi="Calibri"/>
          <w:sz w:val="22"/>
          <w:szCs w:val="22"/>
        </w:rPr>
        <w:t xml:space="preserve">obtained had </w:t>
      </w:r>
      <w:del w:id="838" w:author="Rubicon Law" w:date="2026-10-08T17:26:09.524Z">
        <w:r>
          <w:rPr>
            <w:rFonts w:ascii="Calibri" w:cs="Calibri" w:eastAsia="Calibri" w:hAnsi="Calibri"/>
            <w:sz w:val="22"/>
            <w:szCs w:val="22"/>
          </w:rPr>
          <w:delText xml:space="preserve">such </w:delText>
        </w:r>
      </w:del>
      <w:ins w:id="83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revised terms been in effect upon the original date of issuance of </w:t>
      </w:r>
      <w:del w:id="840" w:author="Rubicon Law" w:date="2026-10-08T17:26:09.524Z">
        <w:r>
          <w:rPr>
            <w:rFonts w:ascii="Calibri" w:cs="Calibri" w:eastAsia="Calibri" w:hAnsi="Calibri"/>
            <w:sz w:val="22"/>
            <w:szCs w:val="22"/>
          </w:rPr>
          <w:delText xml:space="preserve">such </w:delText>
        </w:r>
      </w:del>
      <w:ins w:id="84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w:t>
      </w:r>
      <w:del w:id="842" w:author="Rubicon Law" w:date="2026-10-08T17:26:09.524Z">
        <w:r>
          <w:rPr>
            <w:rFonts w:ascii="Calibri" w:cs="Calibri" w:eastAsia="Calibri" w:hAnsi="Calibri"/>
            <w:sz w:val="22"/>
            <w:szCs w:val="22"/>
          </w:rPr>
          <w:delText xml:space="preserve">Notwithstanding the foregoing, no </w:delText>
        </w:r>
      </w:del>
      <w:ins w:id="843" w:author="Rubicon Law" w:date="2026-10-08T17:26:09.524Z">
        <w:r>
          <w:rPr>
            <w:rFonts w:ascii="Calibri" w:cs="Calibri" w:eastAsia="Calibri" w:hAnsi="Calibri"/>
            <w:sz w:val="22"/>
            <w:szCs w:val="22"/>
          </w:rPr>
          <w:t xml:space="preserve">No </w:t>
        </w:r>
      </w:ins>
      <w:r>
        <w:rPr>
          <w:rFonts w:ascii="Calibri" w:cs="Calibri" w:eastAsia="Calibri" w:hAnsi="Calibri"/>
          <w:sz w:val="22"/>
          <w:szCs w:val="22"/>
        </w:rPr>
        <w:t xml:space="preserve">readjustment </w:t>
      </w:r>
      <w:del w:id="844" w:author="Rubicon Law" w:date="2026-10-08T17:26:09.524Z">
        <w:r>
          <w:rPr>
            <w:rFonts w:ascii="Calibri" w:cs="Calibri" w:eastAsia="Calibri" w:hAnsi="Calibri"/>
            <w:sz w:val="22"/>
            <w:szCs w:val="22"/>
          </w:rPr>
          <w:delText xml:space="preserve">pursuant to </w:delText>
        </w:r>
      </w:del>
      <w:ins w:id="845"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this Section 4.4.3(b) </w:t>
      </w:r>
      <w:del w:id="846" w:author="Rubicon Law" w:date="2026-10-08T17:26:09.524Z">
        <w:r>
          <w:rPr>
            <w:rFonts w:ascii="Calibri" w:cs="Calibri" w:eastAsia="Calibri" w:hAnsi="Calibri"/>
            <w:sz w:val="22"/>
            <w:szCs w:val="22"/>
          </w:rPr>
          <w:delText xml:space="preserve">shall have the effect of increasing </w:delText>
        </w:r>
      </w:del>
      <w:ins w:id="847" w:author="Rubicon Law" w:date="2026-10-08T17:26:09.524Z">
        <w:r>
          <w:rPr>
            <w:rFonts w:ascii="Calibri" w:cs="Calibri" w:eastAsia="Calibri" w:hAnsi="Calibri"/>
            <w:sz w:val="22"/>
            <w:szCs w:val="22"/>
          </w:rPr>
          <w:t xml:space="preserve">may increase </w:t>
        </w:r>
      </w:ins>
      <w:r>
        <w:rPr>
          <w:rFonts w:ascii="Calibri" w:cs="Calibri" w:eastAsia="Calibri" w:hAnsi="Calibri"/>
          <w:sz w:val="22"/>
          <w:szCs w:val="22"/>
        </w:rPr>
        <w:t xml:space="preserve">the Conversion Price </w:t>
      </w:r>
      <w:del w:id="848" w:author="Rubicon Law" w:date="2026-10-08T17:26:09.524Z">
        <w:r>
          <w:rPr>
            <w:rFonts w:ascii="Calibri" w:cs="Calibri" w:eastAsia="Calibri" w:hAnsi="Calibri"/>
            <w:sz w:val="22"/>
            <w:szCs w:val="22"/>
          </w:rPr>
          <w:delText xml:space="preserve">applicable to </w:delText>
        </w:r>
      </w:del>
      <w:ins w:id="849" w:author="Rubicon Law" w:date="2026-10-08T17:26:09.524Z">
        <w:r>
          <w:rPr>
            <w:rFonts w:ascii="Calibri" w:cs="Calibri" w:eastAsia="Calibri" w:hAnsi="Calibri"/>
            <w:sz w:val="22"/>
            <w:szCs w:val="22"/>
          </w:rPr>
          <w:t xml:space="preserve">of </w:t>
        </w:r>
      </w:ins>
      <w:r>
        <w:rPr>
          <w:rFonts w:ascii="Calibri" w:cs="Calibri" w:eastAsia="Calibri" w:hAnsi="Calibri"/>
          <w:sz w:val="22"/>
          <w:szCs w:val="22"/>
        </w:rPr>
        <w:t xml:space="preserve">a series of Preferred Stock to an amount </w:t>
      </w:r>
      <w:del w:id="850" w:author="Rubicon Law" w:date="2026-10-08T17:26:09.524Z">
        <w:r>
          <w:rPr>
            <w:rFonts w:ascii="Calibri" w:cs="Calibri" w:eastAsia="Calibri" w:hAnsi="Calibri"/>
            <w:sz w:val="22"/>
            <w:szCs w:val="22"/>
          </w:rPr>
          <w:delText xml:space="preserve">which </w:delText>
        </w:r>
      </w:del>
      <w:ins w:id="85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exceeds the lower of (i) the Conversion Price </w:t>
      </w:r>
      <w:del w:id="852" w:author="Rubicon Law" w:date="2026-10-08T17:26:09.524Z">
        <w:r>
          <w:rPr>
            <w:rFonts w:ascii="Calibri" w:cs="Calibri" w:eastAsia="Calibri" w:hAnsi="Calibri"/>
            <w:sz w:val="22"/>
            <w:szCs w:val="22"/>
          </w:rPr>
          <w:delText xml:space="preserve">for such </w:delText>
        </w:r>
      </w:del>
      <w:ins w:id="853" w:author="Rubicon Law" w:date="2026-10-08T17:26:09.524Z">
        <w:r>
          <w:rPr>
            <w:rFonts w:ascii="Calibri" w:cs="Calibri" w:eastAsia="Calibri" w:hAnsi="Calibri"/>
            <w:sz w:val="22"/>
            <w:szCs w:val="22"/>
          </w:rPr>
          <w:t xml:space="preserve">of that </w:t>
        </w:r>
      </w:ins>
      <w:r>
        <w:rPr>
          <w:rFonts w:ascii="Calibri" w:cs="Calibri" w:eastAsia="Calibri" w:hAnsi="Calibri"/>
          <w:sz w:val="22"/>
          <w:szCs w:val="22"/>
        </w:rPr>
        <w:t xml:space="preserve">series </w:t>
      </w:r>
      <w:del w:id="854"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in effect immediately </w:t>
      </w:r>
      <w:del w:id="855" w:author="Rubicon Law" w:date="2026-10-08T17:26:09.524Z">
        <w:r>
          <w:rPr>
            <w:rFonts w:ascii="Calibri" w:cs="Calibri" w:eastAsia="Calibri" w:hAnsi="Calibri"/>
            <w:sz w:val="22"/>
            <w:szCs w:val="22"/>
          </w:rPr>
          <w:delText xml:space="preserve">prior to </w:delText>
        </w:r>
      </w:del>
      <w:ins w:id="856" w:author="Rubicon Law" w:date="2026-10-08T17:26:09.524Z">
        <w:r>
          <w:rPr>
            <w:rFonts w:ascii="Calibri" w:cs="Calibri" w:eastAsia="Calibri" w:hAnsi="Calibri"/>
            <w:sz w:val="22"/>
            <w:szCs w:val="22"/>
          </w:rPr>
          <w:t xml:space="preserve">before </w:t>
        </w:r>
      </w:ins>
      <w:r>
        <w:rPr>
          <w:rFonts w:ascii="Calibri" w:cs="Calibri" w:eastAsia="Calibri" w:hAnsi="Calibri"/>
          <w:sz w:val="22"/>
          <w:szCs w:val="22"/>
        </w:rPr>
        <w:t xml:space="preserve">the original adjustment made as a result of the issuance of </w:t>
      </w:r>
      <w:del w:id="857" w:author="Rubicon Law" w:date="2026-10-08T17:26:09.524Z">
        <w:r>
          <w:rPr>
            <w:rFonts w:ascii="Calibri" w:cs="Calibri" w:eastAsia="Calibri" w:hAnsi="Calibri"/>
            <w:sz w:val="22"/>
            <w:szCs w:val="22"/>
          </w:rPr>
          <w:delText xml:space="preserve">such </w:delText>
        </w:r>
      </w:del>
      <w:ins w:id="85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or (ii) the Conversion Price </w:t>
      </w:r>
      <w:del w:id="859" w:author="Rubicon Law" w:date="2026-10-08T17:26:09.524Z">
        <w:r>
          <w:rPr>
            <w:rFonts w:ascii="Calibri" w:cs="Calibri" w:eastAsia="Calibri" w:hAnsi="Calibri"/>
            <w:sz w:val="22"/>
            <w:szCs w:val="22"/>
          </w:rPr>
          <w:delText xml:space="preserve">for such </w:delText>
        </w:r>
      </w:del>
      <w:ins w:id="860" w:author="Rubicon Law" w:date="2026-10-08T17:26:09.524Z">
        <w:r>
          <w:rPr>
            <w:rFonts w:ascii="Calibri" w:cs="Calibri" w:eastAsia="Calibri" w:hAnsi="Calibri"/>
            <w:sz w:val="22"/>
            <w:szCs w:val="22"/>
          </w:rPr>
          <w:t xml:space="preserve">of that </w:t>
        </w:r>
      </w:ins>
      <w:r>
        <w:rPr>
          <w:rFonts w:ascii="Calibri" w:cs="Calibri" w:eastAsia="Calibri" w:hAnsi="Calibri"/>
          <w:sz w:val="22"/>
          <w:szCs w:val="22"/>
        </w:rPr>
        <w:t xml:space="preserve">series </w:t>
      </w:r>
      <w:del w:id="861"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that would have resulted from any issuances of Additional Shares of Common Stock (other than deemed issuances of Additional Shares of Common Stock as a result of the issuance of </w:t>
      </w:r>
      <w:del w:id="862" w:author="Rubicon Law" w:date="2026-10-08T17:26:09.524Z">
        <w:r>
          <w:rPr>
            <w:rFonts w:ascii="Calibri" w:cs="Calibri" w:eastAsia="Calibri" w:hAnsi="Calibri"/>
            <w:sz w:val="22"/>
            <w:szCs w:val="22"/>
          </w:rPr>
          <w:delText xml:space="preserve">such </w:delText>
        </w:r>
      </w:del>
      <w:ins w:id="86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between the original adjustment date and </w:t>
      </w:r>
      <w:del w:id="864" w:author="Rubicon Law" w:date="2026-10-08T17:26:09.524Z">
        <w:r>
          <w:rPr>
            <w:rFonts w:ascii="Calibri" w:cs="Calibri" w:eastAsia="Calibri" w:hAnsi="Calibri"/>
            <w:sz w:val="22"/>
            <w:szCs w:val="22"/>
          </w:rPr>
          <w:delText xml:space="preserve">such </w:delText>
        </w:r>
      </w:del>
      <w:ins w:id="86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readjustment date.</w:t>
      </w:r>
    </w:p>
    <w:p>
      <w:pPr>
        <w:spacing w:after="200"/>
      </w:pPr>
      <w:r>
        <w:rPr>
          <w:rFonts w:ascii="Calibri" w:cs="Calibri" w:eastAsia="Calibri" w:hAnsi="Calibri"/>
          <w:sz w:val="22"/>
          <w:szCs w:val="22"/>
        </w:rPr>
        <w:t xml:space="preserve">(c) If the terms of any Option or Convertible Security (excluding Options or Convertible Securities </w:t>
      </w:r>
      <w:del w:id="866" w:author="Rubicon Law" w:date="2026-10-08T17:26:09.524Z">
        <w:r>
          <w:rPr>
            <w:rFonts w:ascii="Calibri" w:cs="Calibri" w:eastAsia="Calibri" w:hAnsi="Calibri"/>
            <w:sz w:val="22"/>
            <w:szCs w:val="22"/>
          </w:rPr>
          <w:delText xml:space="preserve">which </w:delText>
        </w:r>
      </w:del>
      <w:ins w:id="86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are themselves Exempted Securities), the issuance of which did not result in an adjustment to the Conversion Price of a series of Preferred Stock </w:t>
      </w:r>
      <w:del w:id="868" w:author="Rubicon Law" w:date="2026-10-08T17:26:09.524Z">
        <w:r>
          <w:rPr>
            <w:rFonts w:ascii="Calibri" w:cs="Calibri" w:eastAsia="Calibri" w:hAnsi="Calibri"/>
            <w:sz w:val="22"/>
            <w:szCs w:val="22"/>
          </w:rPr>
          <w:delText xml:space="preserve">pursuant to the terms of </w:delText>
        </w:r>
      </w:del>
      <w:ins w:id="869"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4.4.4 (either because the consideration per share (determined </w:t>
      </w:r>
      <w:del w:id="870" w:author="Rubicon Law" w:date="2026-10-08T17:26:09.524Z">
        <w:r>
          <w:rPr>
            <w:rFonts w:ascii="Calibri" w:cs="Calibri" w:eastAsia="Calibri" w:hAnsi="Calibri"/>
            <w:sz w:val="22"/>
            <w:szCs w:val="22"/>
          </w:rPr>
          <w:delText xml:space="preserve">pursuant to </w:delText>
        </w:r>
      </w:del>
      <w:ins w:id="871"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4.4.5) of the Additional Shares of Common Stock subject </w:t>
      </w:r>
      <w:del w:id="872" w:author="Rubicon Law" w:date="2026-10-08T17:26:09.524Z">
        <w:r>
          <w:rPr>
            <w:rFonts w:ascii="Calibri" w:cs="Calibri" w:eastAsia="Calibri" w:hAnsi="Calibri"/>
            <w:sz w:val="22"/>
            <w:szCs w:val="22"/>
          </w:rPr>
          <w:delText xml:space="preserve">thereto </w:delText>
        </w:r>
      </w:del>
      <w:ins w:id="873" w:author="Rubicon Law" w:date="2026-10-08T17:26:09.524Z">
        <w:r>
          <w:rPr>
            <w:rFonts w:ascii="Calibri" w:cs="Calibri" w:eastAsia="Calibri" w:hAnsi="Calibri"/>
            <w:sz w:val="22"/>
            <w:szCs w:val="22"/>
          </w:rPr>
          <w:t xml:space="preserve">to it </w:t>
        </w:r>
      </w:ins>
      <w:r>
        <w:rPr>
          <w:rFonts w:ascii="Calibri" w:cs="Calibri" w:eastAsia="Calibri" w:hAnsi="Calibri"/>
          <w:sz w:val="22"/>
          <w:szCs w:val="22"/>
        </w:rPr>
        <w:t xml:space="preserve">was equal to or greater than the applicable Conversion Price then in effect, or because </w:t>
      </w:r>
      <w:del w:id="874" w:author="Rubicon Law" w:date="2026-10-08T17:26:09.524Z">
        <w:r>
          <w:rPr>
            <w:rFonts w:ascii="Calibri" w:cs="Calibri" w:eastAsia="Calibri" w:hAnsi="Calibri"/>
            <w:sz w:val="22"/>
            <w:szCs w:val="22"/>
          </w:rPr>
          <w:delText xml:space="preserve">such </w:delText>
        </w:r>
      </w:del>
      <w:ins w:id="87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was issued before the Original Issue Date), are revised after the Original Issue Date as a result of an amendment to </w:t>
      </w:r>
      <w:del w:id="876" w:author="Rubicon Law" w:date="2026-10-08T17:26:09.524Z">
        <w:r>
          <w:rPr>
            <w:rFonts w:ascii="Calibri" w:cs="Calibri" w:eastAsia="Calibri" w:hAnsi="Calibri"/>
            <w:sz w:val="22"/>
            <w:szCs w:val="22"/>
          </w:rPr>
          <w:delText xml:space="preserve">such </w:delText>
        </w:r>
      </w:del>
      <w:ins w:id="877"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terms or any other adjustment </w:t>
      </w:r>
      <w:del w:id="878" w:author="Rubicon Law" w:date="2026-10-08T17:26:09.524Z">
        <w:r>
          <w:rPr>
            <w:rFonts w:ascii="Calibri" w:cs="Calibri" w:eastAsia="Calibri" w:hAnsi="Calibri"/>
            <w:sz w:val="22"/>
            <w:szCs w:val="22"/>
          </w:rPr>
          <w:delText xml:space="preserve">pursuant to </w:delText>
        </w:r>
      </w:del>
      <w:ins w:id="879"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the provisions of </w:t>
      </w:r>
      <w:del w:id="880" w:author="Rubicon Law" w:date="2026-10-08T17:26:09.524Z">
        <w:r>
          <w:rPr>
            <w:rFonts w:ascii="Calibri" w:cs="Calibri" w:eastAsia="Calibri" w:hAnsi="Calibri"/>
            <w:sz w:val="22"/>
            <w:szCs w:val="22"/>
          </w:rPr>
          <w:delText xml:space="preserve">such </w:delText>
        </w:r>
      </w:del>
      <w:ins w:id="88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(but excluding automatic adjustments to </w:t>
      </w:r>
      <w:del w:id="882" w:author="Rubicon Law" w:date="2026-10-08T17:26:09.524Z">
        <w:r>
          <w:rPr>
            <w:rFonts w:ascii="Calibri" w:cs="Calibri" w:eastAsia="Calibri" w:hAnsi="Calibri"/>
            <w:sz w:val="22"/>
            <w:szCs w:val="22"/>
          </w:rPr>
          <w:delText xml:space="preserve">such </w:delText>
        </w:r>
      </w:del>
      <w:ins w:id="883"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terms </w:t>
      </w:r>
      <w:del w:id="884" w:author="Rubicon Law" w:date="2026-10-08T17:26:09.524Z">
        <w:r>
          <w:rPr>
            <w:rFonts w:ascii="Calibri" w:cs="Calibri" w:eastAsia="Calibri" w:hAnsi="Calibri"/>
            <w:sz w:val="22"/>
            <w:szCs w:val="22"/>
          </w:rPr>
          <w:delText xml:space="preserve">pursuant to </w:delText>
        </w:r>
      </w:del>
      <w:ins w:id="885"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anti-dilution or similar provisions of </w:t>
      </w:r>
      <w:del w:id="886" w:author="Rubicon Law" w:date="2026-10-08T17:26:09.524Z">
        <w:r>
          <w:rPr>
            <w:rFonts w:ascii="Calibri" w:cs="Calibri" w:eastAsia="Calibri" w:hAnsi="Calibri"/>
            <w:sz w:val="22"/>
            <w:szCs w:val="22"/>
          </w:rPr>
          <w:delText xml:space="preserve">such </w:delText>
        </w:r>
      </w:del>
      <w:ins w:id="88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to provide for either (1) any increase in the number of shares of Common Stock issuable upon the exercise, conversion or exchange of </w:t>
      </w:r>
      <w:del w:id="888" w:author="Rubicon Law" w:date="2026-10-08T17:26:09.524Z">
        <w:r>
          <w:rPr>
            <w:rFonts w:ascii="Calibri" w:cs="Calibri" w:eastAsia="Calibri" w:hAnsi="Calibri"/>
            <w:sz w:val="22"/>
            <w:szCs w:val="22"/>
          </w:rPr>
          <w:delText xml:space="preserve">any such </w:delText>
        </w:r>
      </w:del>
      <w:ins w:id="88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or (2) any decrease in the consideration payable to the Corporation upon </w:t>
      </w:r>
      <w:del w:id="890" w:author="Rubicon Law" w:date="2026-10-08T17:26:09.524Z">
        <w:r>
          <w:rPr>
            <w:rFonts w:ascii="Calibri" w:cs="Calibri" w:eastAsia="Calibri" w:hAnsi="Calibri"/>
            <w:sz w:val="22"/>
            <w:szCs w:val="22"/>
          </w:rPr>
          <w:delText xml:space="preserve">such </w:delText>
        </w:r>
      </w:del>
      <w:ins w:id="89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exercise, conversion or exchange, then </w:t>
      </w:r>
      <w:del w:id="892" w:author="Rubicon Law" w:date="2026-10-08T17:26:09.524Z">
        <w:r>
          <w:rPr>
            <w:rFonts w:ascii="Calibri" w:cs="Calibri" w:eastAsia="Calibri" w:hAnsi="Calibri"/>
            <w:sz w:val="22"/>
            <w:szCs w:val="22"/>
          </w:rPr>
          <w:delText xml:space="preserve">such </w:delText>
        </w:r>
      </w:del>
      <w:ins w:id="89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as so amended or adjusted, and the Additional Shares of Common Stock subject </w:t>
      </w:r>
      <w:del w:id="894" w:author="Rubicon Law" w:date="2026-10-08T17:26:09.524Z">
        <w:r>
          <w:rPr>
            <w:rFonts w:ascii="Calibri" w:cs="Calibri" w:eastAsia="Calibri" w:hAnsi="Calibri"/>
            <w:sz w:val="22"/>
            <w:szCs w:val="22"/>
          </w:rPr>
          <w:delText xml:space="preserve">thereto determined </w:delText>
        </w:r>
      </w:del>
      <w:ins w:id="895" w:author="Rubicon Law" w:date="2026-10-08T17:26:09.524Z">
        <w:r>
          <w:rPr>
            <w:rFonts w:ascii="Calibri" w:cs="Calibri" w:eastAsia="Calibri" w:hAnsi="Calibri"/>
            <w:sz w:val="22"/>
            <w:szCs w:val="22"/>
          </w:rPr>
          <w:t xml:space="preserve">to it (determined </w:t>
        </w:r>
      </w:ins>
      <w:r>
        <w:rPr>
          <w:rFonts w:ascii="Calibri" w:cs="Calibri" w:eastAsia="Calibri" w:hAnsi="Calibri"/>
          <w:sz w:val="22"/>
          <w:szCs w:val="22"/>
        </w:rPr>
        <w:t xml:space="preserve">in the manner provided in Section </w:t>
      </w:r>
      <w:del w:id="896" w:author="Rubicon Law" w:date="2026-10-08T17:26:09.524Z">
        <w:r>
          <w:rPr>
            <w:rFonts w:ascii="Calibri" w:cs="Calibri" w:eastAsia="Calibri" w:hAnsi="Calibri"/>
            <w:sz w:val="22"/>
            <w:szCs w:val="22"/>
          </w:rPr>
          <w:delText xml:space="preserve">4.4.3(a) shall be </w:delText>
        </w:r>
      </w:del>
      <w:ins w:id="897" w:author="Rubicon Law" w:date="2026-10-08T17:26:09.524Z">
        <w:r>
          <w:rPr>
            <w:rFonts w:ascii="Calibri" w:cs="Calibri" w:eastAsia="Calibri" w:hAnsi="Calibri"/>
            <w:sz w:val="22"/>
            <w:szCs w:val="22"/>
          </w:rPr>
          <w:t xml:space="preserve">4.4.3(a)) are </w:t>
        </w:r>
      </w:ins>
      <w:r>
        <w:rPr>
          <w:rFonts w:ascii="Calibri" w:cs="Calibri" w:eastAsia="Calibri" w:hAnsi="Calibri"/>
          <w:sz w:val="22"/>
          <w:szCs w:val="22"/>
        </w:rPr>
        <w:t xml:space="preserve">deemed to have been issued effective upon </w:t>
      </w:r>
      <w:del w:id="898" w:author="Rubicon Law" w:date="2026-10-08T17:26:09.524Z">
        <w:r>
          <w:rPr>
            <w:rFonts w:ascii="Calibri" w:cs="Calibri" w:eastAsia="Calibri" w:hAnsi="Calibri"/>
            <w:sz w:val="22"/>
            <w:szCs w:val="22"/>
          </w:rPr>
          <w:delText xml:space="preserve">such </w:delText>
        </w:r>
      </w:del>
      <w:ins w:id="89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increase or decrease becoming effective.</w:t>
      </w:r>
    </w:p>
    <w:p>
      <w:pPr>
        <w:spacing w:after="200"/>
      </w:pPr>
      <w:r>
        <w:rPr>
          <w:rFonts w:ascii="Calibri" w:cs="Calibri" w:eastAsia="Calibri" w:hAnsi="Calibri"/>
          <w:sz w:val="22"/>
          <w:szCs w:val="22"/>
        </w:rPr>
        <w:t xml:space="preserve">(d) Upon the expiration or termination of any unexercised Option or unconverted or unexchanged Convertible Security (or portion </w:t>
      </w:r>
      <w:del w:id="900" w:author="Rubicon Law" w:date="2026-10-08T17:26:09.524Z">
        <w:r>
          <w:rPr>
            <w:rFonts w:ascii="Calibri" w:cs="Calibri" w:eastAsia="Calibri" w:hAnsi="Calibri"/>
            <w:sz w:val="22"/>
            <w:szCs w:val="22"/>
          </w:rPr>
          <w:delText xml:space="preserve">thereof) which </w:delText>
        </w:r>
      </w:del>
      <w:ins w:id="901" w:author="Rubicon Law" w:date="2026-10-08T17:26:09.524Z">
        <w:r>
          <w:rPr>
            <w:rFonts w:ascii="Calibri" w:cs="Calibri" w:eastAsia="Calibri" w:hAnsi="Calibri"/>
            <w:sz w:val="22"/>
            <w:szCs w:val="22"/>
          </w:rPr>
          <w:t xml:space="preserve">of either) that </w:t>
        </w:r>
      </w:ins>
      <w:r>
        <w:rPr>
          <w:rFonts w:ascii="Calibri" w:cs="Calibri" w:eastAsia="Calibri" w:hAnsi="Calibri"/>
          <w:sz w:val="22"/>
          <w:szCs w:val="22"/>
        </w:rPr>
        <w:t xml:space="preserve">resulted (either upon its original issuance or upon a revision of its terms) in an adjustment to the Conversion Price of any series of Preferred Stock </w:t>
      </w:r>
      <w:del w:id="902" w:author="Rubicon Law" w:date="2026-10-08T17:26:09.524Z">
        <w:r>
          <w:rPr>
            <w:rFonts w:ascii="Calibri" w:cs="Calibri" w:eastAsia="Calibri" w:hAnsi="Calibri"/>
            <w:sz w:val="22"/>
            <w:szCs w:val="22"/>
          </w:rPr>
          <w:delText xml:space="preserve">pursuant to the terms of </w:delText>
        </w:r>
      </w:del>
      <w:ins w:id="903"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4.4.4, the Conversion Price of </w:t>
      </w:r>
      <w:del w:id="904" w:author="Rubicon Law" w:date="2026-10-08T17:26:09.524Z">
        <w:r>
          <w:rPr>
            <w:rFonts w:ascii="Calibri" w:cs="Calibri" w:eastAsia="Calibri" w:hAnsi="Calibri"/>
            <w:sz w:val="22"/>
            <w:szCs w:val="22"/>
          </w:rPr>
          <w:delText xml:space="preserve">such </w:delText>
        </w:r>
      </w:del>
      <w:ins w:id="90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906" w:author="Rubicon Law" w:date="2026-10-08T17:26:09.524Z">
        <w:r>
          <w:rPr>
            <w:rFonts w:ascii="Calibri" w:cs="Calibri" w:eastAsia="Calibri" w:hAnsi="Calibri"/>
            <w:sz w:val="22"/>
            <w:szCs w:val="22"/>
          </w:rPr>
          <w:delText xml:space="preserve">of Preferred Stock shall </w:delText>
        </w:r>
      </w:del>
      <w:ins w:id="90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readjusted to </w:t>
      </w:r>
      <w:del w:id="908" w:author="Rubicon Law" w:date="2026-10-08T17:26:09.524Z">
        <w:r>
          <w:rPr>
            <w:rFonts w:ascii="Calibri" w:cs="Calibri" w:eastAsia="Calibri" w:hAnsi="Calibri"/>
            <w:sz w:val="22"/>
            <w:szCs w:val="22"/>
          </w:rPr>
          <w:delText xml:space="preserve">such </w:delText>
        </w:r>
      </w:del>
      <w:ins w:id="90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Price </w:t>
      </w:r>
      <w:del w:id="910" w:author="Rubicon Law" w:date="2026-10-08T17:26:09.524Z">
        <w:r>
          <w:rPr>
            <w:rFonts w:ascii="Calibri" w:cs="Calibri" w:eastAsia="Calibri" w:hAnsi="Calibri"/>
            <w:sz w:val="22"/>
            <w:szCs w:val="22"/>
          </w:rPr>
          <w:delText xml:space="preserve">for such series of Preferred Stock as </w:delText>
        </w:r>
      </w:del>
      <w:ins w:id="911"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would have </w:t>
      </w:r>
      <w:ins w:id="912" w:author="Rubicon Law" w:date="2026-10-08T17:26:09.524Z">
        <w:r>
          <w:rPr>
            <w:rFonts w:ascii="Calibri" w:cs="Calibri" w:eastAsia="Calibri" w:hAnsi="Calibri"/>
            <w:sz w:val="22"/>
            <w:szCs w:val="22"/>
          </w:rPr>
          <w:t xml:space="preserve">been </w:t>
        </w:r>
      </w:ins>
      <w:r>
        <w:rPr>
          <w:rFonts w:ascii="Calibri" w:cs="Calibri" w:eastAsia="Calibri" w:hAnsi="Calibri"/>
          <w:sz w:val="22"/>
          <w:szCs w:val="22"/>
        </w:rPr>
        <w:t xml:space="preserve">obtained had </w:t>
      </w:r>
      <w:del w:id="913" w:author="Rubicon Law" w:date="2026-10-08T17:26:09.524Z">
        <w:r>
          <w:rPr>
            <w:rFonts w:ascii="Calibri" w:cs="Calibri" w:eastAsia="Calibri" w:hAnsi="Calibri"/>
            <w:sz w:val="22"/>
            <w:szCs w:val="22"/>
          </w:rPr>
          <w:delText xml:space="preserve">such </w:delText>
        </w:r>
      </w:del>
      <w:ins w:id="91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(or </w:t>
      </w:r>
      <w:del w:id="915" w:author="Rubicon Law" w:date="2026-10-08T17:26:09.524Z">
        <w:r>
          <w:rPr>
            <w:rFonts w:ascii="Calibri" w:cs="Calibri" w:eastAsia="Calibri" w:hAnsi="Calibri"/>
            <w:sz w:val="22"/>
            <w:szCs w:val="22"/>
          </w:rPr>
          <w:delText xml:space="preserve">portion thereof) </w:delText>
        </w:r>
      </w:del>
      <w:ins w:id="916" w:author="Rubicon Law" w:date="2026-10-08T17:26:09.524Z">
        <w:r>
          <w:rPr>
            <w:rFonts w:ascii="Calibri" w:cs="Calibri" w:eastAsia="Calibri" w:hAnsi="Calibri"/>
            <w:sz w:val="22"/>
            <w:szCs w:val="22"/>
          </w:rPr>
          <w:t xml:space="preserve">portion) </w:t>
        </w:r>
      </w:ins>
      <w:r>
        <w:rPr>
          <w:rFonts w:ascii="Calibri" w:cs="Calibri" w:eastAsia="Calibri" w:hAnsi="Calibri"/>
          <w:sz w:val="22"/>
          <w:szCs w:val="22"/>
        </w:rPr>
        <w:t xml:space="preserve">never been issued.</w:t>
      </w:r>
    </w:p>
    <w:p>
      <w:pPr>
        <w:spacing w:after="200"/>
      </w:pPr>
      <w:r>
        <w:rPr>
          <w:rFonts w:ascii="Calibri" w:cs="Calibri" w:eastAsia="Calibri" w:hAnsi="Calibri"/>
          <w:sz w:val="22"/>
          <w:szCs w:val="22"/>
        </w:rPr>
        <w:t xml:space="preserve">(e) If the number of shares of Common Stock issuable upon the exercise, conversion </w:t>
      </w:r>
      <w:del w:id="917" w:author="Rubicon Law" w:date="2026-10-08T17:26:09.524Z">
        <w:r>
          <w:rPr>
            <w:rFonts w:ascii="Calibri" w:cs="Calibri" w:eastAsia="Calibri" w:hAnsi="Calibri"/>
            <w:sz w:val="22"/>
            <w:szCs w:val="22"/>
          </w:rPr>
          <w:delText xml:space="preserve">and/or </w:delText>
        </w:r>
      </w:del>
      <w:ins w:id="918"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of any Option or Convertible Security, or the consideration payable to the Corporation upon </w:t>
      </w:r>
      <w:del w:id="919" w:author="Rubicon Law" w:date="2026-10-08T17:26:09.524Z">
        <w:r>
          <w:rPr>
            <w:rFonts w:ascii="Calibri" w:cs="Calibri" w:eastAsia="Calibri" w:hAnsi="Calibri"/>
            <w:sz w:val="22"/>
            <w:szCs w:val="22"/>
          </w:rPr>
          <w:delText xml:space="preserve">such </w:delText>
        </w:r>
      </w:del>
      <w:ins w:id="92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exercise, conversion </w:t>
      </w:r>
      <w:del w:id="921" w:author="Rubicon Law" w:date="2026-10-08T17:26:09.524Z">
        <w:r>
          <w:rPr>
            <w:rFonts w:ascii="Calibri" w:cs="Calibri" w:eastAsia="Calibri" w:hAnsi="Calibri"/>
            <w:sz w:val="22"/>
            <w:szCs w:val="22"/>
          </w:rPr>
          <w:delText xml:space="preserve">and/or </w:delText>
        </w:r>
      </w:del>
      <w:ins w:id="922"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is calculable at the time </w:t>
      </w:r>
      <w:del w:id="923" w:author="Rubicon Law" w:date="2026-10-08T17:26:09.524Z">
        <w:r>
          <w:rPr>
            <w:rFonts w:ascii="Calibri" w:cs="Calibri" w:eastAsia="Calibri" w:hAnsi="Calibri"/>
            <w:sz w:val="22"/>
            <w:szCs w:val="22"/>
          </w:rPr>
          <w:delText xml:space="preserve">such </w:delText>
        </w:r>
      </w:del>
      <w:ins w:id="92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is issued or amended but is potentially subject to adjustment based upon subsequent events, any adjustment to the Conversion Price of a series of Preferred Stock provided for in this Section 4.4.3 </w:t>
      </w:r>
      <w:del w:id="925" w:author="Rubicon Law" w:date="2026-10-08T17:26:09.524Z">
        <w:r>
          <w:rPr>
            <w:rFonts w:ascii="Calibri" w:cs="Calibri" w:eastAsia="Calibri" w:hAnsi="Calibri"/>
            <w:sz w:val="22"/>
            <w:szCs w:val="22"/>
          </w:rPr>
          <w:delText xml:space="preserve">shall </w:delText>
        </w:r>
      </w:del>
      <w:ins w:id="92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effected at the time of </w:t>
      </w:r>
      <w:del w:id="927" w:author="Rubicon Law" w:date="2026-10-08T17:26:09.524Z">
        <w:r>
          <w:rPr>
            <w:rFonts w:ascii="Calibri" w:cs="Calibri" w:eastAsia="Calibri" w:hAnsi="Calibri"/>
            <w:sz w:val="22"/>
            <w:szCs w:val="22"/>
          </w:rPr>
          <w:delText xml:space="preserve">such </w:delText>
        </w:r>
      </w:del>
      <w:ins w:id="92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or amendment based on </w:t>
      </w:r>
      <w:del w:id="929" w:author="Rubicon Law" w:date="2026-10-08T17:26:09.524Z">
        <w:r>
          <w:rPr>
            <w:rFonts w:ascii="Calibri" w:cs="Calibri" w:eastAsia="Calibri" w:hAnsi="Calibri"/>
            <w:sz w:val="22"/>
            <w:szCs w:val="22"/>
          </w:rPr>
          <w:delText xml:space="preserve">such </w:delText>
        </w:r>
      </w:del>
      <w:ins w:id="93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number of shares or amount of consideration without regard to any provisions for subsequent adjustments (and any subsequent adjustments </w:t>
      </w:r>
      <w:del w:id="931" w:author="Rubicon Law" w:date="2026-10-08T17:26:09.524Z">
        <w:r>
          <w:rPr>
            <w:rFonts w:ascii="Calibri" w:cs="Calibri" w:eastAsia="Calibri" w:hAnsi="Calibri"/>
            <w:sz w:val="22"/>
            <w:szCs w:val="22"/>
          </w:rPr>
          <w:delText xml:space="preserve">shall </w:delText>
        </w:r>
      </w:del>
      <w:ins w:id="932"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treated as provided in </w:t>
      </w:r>
      <w:del w:id="933" w:author="Rubicon Law" w:date="2026-10-08T17:26:09.524Z">
        <w:r>
          <w:rPr>
            <w:rFonts w:ascii="Calibri" w:cs="Calibri" w:eastAsia="Calibri" w:hAnsi="Calibri"/>
            <w:sz w:val="22"/>
            <w:szCs w:val="22"/>
          </w:rPr>
          <w:delText xml:space="preserve">clauses (b) </w:delText>
        </w:r>
      </w:del>
      <w:ins w:id="934" w:author="Rubicon Law" w:date="2026-10-08T17:26:09.524Z">
        <w:r>
          <w:rPr>
            <w:rFonts w:ascii="Calibri" w:cs="Calibri" w:eastAsia="Calibri" w:hAnsi="Calibri"/>
            <w:sz w:val="22"/>
            <w:szCs w:val="22"/>
          </w:rPr>
          <w:t xml:space="preserve">Sections 4.4.3(b) </w:t>
        </w:r>
      </w:ins>
      <w:r>
        <w:rPr>
          <w:rFonts w:ascii="Calibri" w:cs="Calibri" w:eastAsia="Calibri" w:hAnsi="Calibri"/>
          <w:sz w:val="22"/>
          <w:szCs w:val="22"/>
        </w:rPr>
        <w:t xml:space="preserve">and </w:t>
      </w:r>
      <w:del w:id="935" w:author="Rubicon Law" w:date="2026-10-08T17:26:09.524Z">
        <w:r>
          <w:rPr>
            <w:rFonts w:ascii="Calibri" w:cs="Calibri" w:eastAsia="Calibri" w:hAnsi="Calibri"/>
            <w:sz w:val="22"/>
            <w:szCs w:val="22"/>
          </w:rPr>
          <w:delText xml:space="preserve">(c) of this Section 4.4.3). </w:delText>
        </w:r>
      </w:del>
      <w:ins w:id="936" w:author="Rubicon Law" w:date="2026-10-08T17:26:09.524Z">
        <w:r>
          <w:rPr>
            <w:rFonts w:ascii="Calibri" w:cs="Calibri" w:eastAsia="Calibri" w:hAnsi="Calibri"/>
            <w:sz w:val="22"/>
            <w:szCs w:val="22"/>
          </w:rPr>
          <w:t xml:space="preserve">4.4.3(c)). </w:t>
        </w:r>
      </w:ins>
      <w:r>
        <w:rPr>
          <w:rFonts w:ascii="Calibri" w:cs="Calibri" w:eastAsia="Calibri" w:hAnsi="Calibri"/>
          <w:sz w:val="22"/>
          <w:szCs w:val="22"/>
        </w:rPr>
        <w:t xml:space="preserve">If the number of shares of Common Stock issuable upon the exercise, conversion </w:t>
      </w:r>
      <w:del w:id="937" w:author="Rubicon Law" w:date="2026-10-08T17:26:09.524Z">
        <w:r>
          <w:rPr>
            <w:rFonts w:ascii="Calibri" w:cs="Calibri" w:eastAsia="Calibri" w:hAnsi="Calibri"/>
            <w:sz w:val="22"/>
            <w:szCs w:val="22"/>
          </w:rPr>
          <w:delText xml:space="preserve">and/or </w:delText>
        </w:r>
      </w:del>
      <w:ins w:id="938"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of any Option or Convertible Security, or the consideration payable to the Corporation upon </w:t>
      </w:r>
      <w:del w:id="939" w:author="Rubicon Law" w:date="2026-10-08T17:26:09.524Z">
        <w:r>
          <w:rPr>
            <w:rFonts w:ascii="Calibri" w:cs="Calibri" w:eastAsia="Calibri" w:hAnsi="Calibri"/>
            <w:sz w:val="22"/>
            <w:szCs w:val="22"/>
          </w:rPr>
          <w:delText xml:space="preserve">such </w:delText>
        </w:r>
      </w:del>
      <w:ins w:id="94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exercise, conversion </w:t>
      </w:r>
      <w:del w:id="941" w:author="Rubicon Law" w:date="2026-10-08T17:26:09.524Z">
        <w:r>
          <w:rPr>
            <w:rFonts w:ascii="Calibri" w:cs="Calibri" w:eastAsia="Calibri" w:hAnsi="Calibri"/>
            <w:sz w:val="22"/>
            <w:szCs w:val="22"/>
          </w:rPr>
          <w:delText xml:space="preserve">and/or </w:delText>
        </w:r>
      </w:del>
      <w:ins w:id="942"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cannot be calculated at all at the time </w:t>
      </w:r>
      <w:del w:id="943" w:author="Rubicon Law" w:date="2026-10-08T17:26:09.524Z">
        <w:r>
          <w:rPr>
            <w:rFonts w:ascii="Calibri" w:cs="Calibri" w:eastAsia="Calibri" w:hAnsi="Calibri"/>
            <w:sz w:val="22"/>
            <w:szCs w:val="22"/>
          </w:rPr>
          <w:delText xml:space="preserve">such </w:delText>
        </w:r>
      </w:del>
      <w:ins w:id="94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Option or Convertible Security is issued or amended, any adjustment to the Conversion Price of a series of Preferred Stock that would result under </w:t>
      </w:r>
      <w:del w:id="945" w:author="Rubicon Law" w:date="2026-10-08T17:26:09.524Z">
        <w:r>
          <w:rPr>
            <w:rFonts w:ascii="Calibri" w:cs="Calibri" w:eastAsia="Calibri" w:hAnsi="Calibri"/>
            <w:sz w:val="22"/>
            <w:szCs w:val="22"/>
          </w:rPr>
          <w:delText xml:space="preserve">the terms of </w:delText>
        </w:r>
      </w:del>
      <w:r>
        <w:rPr>
          <w:rFonts w:ascii="Calibri" w:cs="Calibri" w:eastAsia="Calibri" w:hAnsi="Calibri"/>
          <w:sz w:val="22"/>
          <w:szCs w:val="22"/>
        </w:rPr>
        <w:t xml:space="preserve">this Section 4.4.3 at the time of </w:t>
      </w:r>
      <w:del w:id="946" w:author="Rubicon Law" w:date="2026-10-08T17:26:09.524Z">
        <w:r>
          <w:rPr>
            <w:rFonts w:ascii="Calibri" w:cs="Calibri" w:eastAsia="Calibri" w:hAnsi="Calibri"/>
            <w:sz w:val="22"/>
            <w:szCs w:val="22"/>
          </w:rPr>
          <w:delText xml:space="preserve">such </w:delText>
        </w:r>
      </w:del>
      <w:ins w:id="94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or amendment </w:t>
      </w:r>
      <w:del w:id="948" w:author="Rubicon Law" w:date="2026-10-08T17:26:09.524Z">
        <w:r>
          <w:rPr>
            <w:rFonts w:ascii="Calibri" w:cs="Calibri" w:eastAsia="Calibri" w:hAnsi="Calibri"/>
            <w:sz w:val="22"/>
            <w:szCs w:val="22"/>
          </w:rPr>
          <w:delText xml:space="preserve">shall </w:delText>
        </w:r>
      </w:del>
      <w:ins w:id="949"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instead be effected at the time </w:t>
      </w:r>
      <w:del w:id="950" w:author="Rubicon Law" w:date="2026-10-08T17:26:09.524Z">
        <w:r>
          <w:rPr>
            <w:rFonts w:ascii="Calibri" w:cs="Calibri" w:eastAsia="Calibri" w:hAnsi="Calibri"/>
            <w:sz w:val="22"/>
            <w:szCs w:val="22"/>
          </w:rPr>
          <w:delText xml:space="preserve">such </w:delText>
        </w:r>
      </w:del>
      <w:ins w:id="95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number of shares </w:t>
      </w:r>
      <w:del w:id="952" w:author="Rubicon Law" w:date="2026-10-08T17:26:09.524Z">
        <w:r>
          <w:rPr>
            <w:rFonts w:ascii="Calibri" w:cs="Calibri" w:eastAsia="Calibri" w:hAnsi="Calibri"/>
            <w:sz w:val="22"/>
            <w:szCs w:val="22"/>
          </w:rPr>
          <w:delText xml:space="preserve">and/or </w:delText>
        </w:r>
      </w:del>
      <w:ins w:id="953"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amount of consideration is first calculable (even if subject to subsequent adjustments), assuming for purposes of calculating </w:t>
      </w:r>
      <w:del w:id="954" w:author="Rubicon Law" w:date="2026-10-08T17:26:09.524Z">
        <w:r>
          <w:rPr>
            <w:rFonts w:ascii="Calibri" w:cs="Calibri" w:eastAsia="Calibri" w:hAnsi="Calibri"/>
            <w:sz w:val="22"/>
            <w:szCs w:val="22"/>
          </w:rPr>
          <w:delText xml:space="preserve">such </w:delText>
        </w:r>
      </w:del>
      <w:ins w:id="95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adjustment </w:t>
      </w:r>
      <w:del w:id="956" w:author="Rubicon Law" w:date="2026-10-08T17:26:09.524Z">
        <w:r>
          <w:rPr>
            <w:rFonts w:ascii="Calibri" w:cs="Calibri" w:eastAsia="Calibri" w:hAnsi="Calibri"/>
            <w:sz w:val="22"/>
            <w:szCs w:val="22"/>
          </w:rPr>
          <w:delText xml:space="preserve">to </w:delText>
        </w:r>
      </w:del>
      <w:ins w:id="95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the </w:t>
      </w:r>
      <w:del w:id="958" w:author="Rubicon Law" w:date="2026-10-08T17:26:09.524Z">
        <w:r>
          <w:rPr>
            <w:rFonts w:ascii="Calibri" w:cs="Calibri" w:eastAsia="Calibri" w:hAnsi="Calibri"/>
            <w:sz w:val="22"/>
            <w:szCs w:val="22"/>
          </w:rPr>
          <w:delText xml:space="preserve">Conversion Price for such series of Preferred Stock that such </w:delText>
        </w:r>
      </w:del>
      <w:r>
        <w:rPr>
          <w:rFonts w:ascii="Calibri" w:cs="Calibri" w:eastAsia="Calibri" w:hAnsi="Calibri"/>
          <w:sz w:val="22"/>
          <w:szCs w:val="22"/>
        </w:rPr>
        <w:t xml:space="preserve">issuance or amendment took place at the time </w:t>
      </w:r>
      <w:del w:id="959" w:author="Rubicon Law" w:date="2026-10-08T17:26:09.524Z">
        <w:r>
          <w:rPr>
            <w:rFonts w:ascii="Calibri" w:cs="Calibri" w:eastAsia="Calibri" w:hAnsi="Calibri"/>
            <w:sz w:val="22"/>
            <w:szCs w:val="22"/>
          </w:rPr>
          <w:delText xml:space="preserve">such </w:delText>
        </w:r>
      </w:del>
      <w:ins w:id="96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calculation can first be made. </w:t>
      </w:r>
      <w:del w:id="961" w:author="Rubicon Law" w:date="2026-10-08T17:26:09.524Z">
        <w:r>
          <w:rPr>
            <w:rFonts w:ascii="Calibri" w:cs="Calibri" w:eastAsia="Calibri" w:hAnsi="Calibri"/>
            <w:sz w:val="22"/>
            <w:szCs w:val="22"/>
          </w:rPr>
          <w:delText xml:space="preserve">In the event </w:delText>
        </w:r>
      </w:del>
      <w:ins w:id="962" w:author="Rubicon Law" w:date="2026-10-08T17:26:09.524Z">
        <w:r>
          <w:rPr>
            <w:rFonts w:ascii="Calibri" w:cs="Calibri" w:eastAsia="Calibri" w:hAnsi="Calibri"/>
            <w:sz w:val="22"/>
            <w:szCs w:val="22"/>
          </w:rPr>
          <w:t xml:space="preserve">If </w:t>
        </w:r>
      </w:ins>
      <w:r>
        <w:rPr>
          <w:rFonts w:ascii="Calibri" w:cs="Calibri" w:eastAsia="Calibri" w:hAnsi="Calibri"/>
          <w:sz w:val="22"/>
          <w:szCs w:val="22"/>
        </w:rPr>
        <w:t xml:space="preserve">an Option or Convertible Security contains alternative conversion terms, such as a cap on the valuation of the Corporation at which </w:t>
      </w:r>
      <w:del w:id="963" w:author="Rubicon Law" w:date="2026-10-08T17:26:09.524Z">
        <w:r>
          <w:rPr>
            <w:rFonts w:ascii="Calibri" w:cs="Calibri" w:eastAsia="Calibri" w:hAnsi="Calibri"/>
            <w:sz w:val="22"/>
            <w:szCs w:val="22"/>
          </w:rPr>
          <w:delText xml:space="preserve">such </w:delText>
        </w:r>
      </w:del>
      <w:ins w:id="96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will be effected, or circumstances </w:t>
      </w:r>
      <w:del w:id="965" w:author="Rubicon Law" w:date="2026-10-08T17:26:09.524Z">
        <w:r>
          <w:rPr>
            <w:rFonts w:ascii="Calibri" w:cs="Calibri" w:eastAsia="Calibri" w:hAnsi="Calibri"/>
            <w:sz w:val="22"/>
            <w:szCs w:val="22"/>
          </w:rPr>
          <w:delText xml:space="preserve">where </w:delText>
        </w:r>
      </w:del>
      <w:ins w:id="966" w:author="Rubicon Law" w:date="2026-10-08T17:26:09.524Z">
        <w:r>
          <w:rPr>
            <w:rFonts w:ascii="Calibri" w:cs="Calibri" w:eastAsia="Calibri" w:hAnsi="Calibri"/>
            <w:sz w:val="22"/>
            <w:szCs w:val="22"/>
          </w:rPr>
          <w:t xml:space="preserve">in which </w:t>
        </w:r>
      </w:ins>
      <w:r>
        <w:rPr>
          <w:rFonts w:ascii="Calibri" w:cs="Calibri" w:eastAsia="Calibri" w:hAnsi="Calibri"/>
          <w:sz w:val="22"/>
          <w:szCs w:val="22"/>
        </w:rPr>
        <w:t xml:space="preserve">the Option or Convertible Security may be repaid in lieu of conversion, then the number of shares of Common Stock issuable upon </w:t>
      </w:r>
      <w:del w:id="967" w:author="Rubicon Law" w:date="2026-10-08T17:26:09.524Z">
        <w:r>
          <w:rPr>
            <w:rFonts w:ascii="Calibri" w:cs="Calibri" w:eastAsia="Calibri" w:hAnsi="Calibri"/>
            <w:sz w:val="22"/>
            <w:szCs w:val="22"/>
          </w:rPr>
          <w:delText xml:space="preserve">the </w:delText>
        </w:r>
      </w:del>
      <w:ins w:id="968" w:author="Rubicon Law" w:date="2026-10-08T17:26:09.524Z">
        <w:r>
          <w:rPr>
            <w:rFonts w:ascii="Calibri" w:cs="Calibri" w:eastAsia="Calibri" w:hAnsi="Calibri"/>
            <w:sz w:val="22"/>
            <w:szCs w:val="22"/>
          </w:rPr>
          <w:t xml:space="preserve">its </w:t>
        </w:r>
      </w:ins>
      <w:r>
        <w:rPr>
          <w:rFonts w:ascii="Calibri" w:cs="Calibri" w:eastAsia="Calibri" w:hAnsi="Calibri"/>
          <w:sz w:val="22"/>
          <w:szCs w:val="22"/>
        </w:rPr>
        <w:t xml:space="preserve">exercise, conversion </w:t>
      </w:r>
      <w:del w:id="969" w:author="Rubicon Law" w:date="2026-10-08T17:26:09.524Z">
        <w:r>
          <w:rPr>
            <w:rFonts w:ascii="Calibri" w:cs="Calibri" w:eastAsia="Calibri" w:hAnsi="Calibri"/>
            <w:sz w:val="22"/>
            <w:szCs w:val="22"/>
          </w:rPr>
          <w:delText xml:space="preserve">and/or </w:delText>
        </w:r>
      </w:del>
      <w:ins w:id="970" w:author="Rubicon Law" w:date="2026-10-08T17:26:09.524Z">
        <w:r>
          <w:rPr>
            <w:rFonts w:ascii="Calibri" w:cs="Calibri" w:eastAsia="Calibri" w:hAnsi="Calibri"/>
            <w:sz w:val="22"/>
            <w:szCs w:val="22"/>
          </w:rPr>
          <w:t xml:space="preserve">or </w:t>
        </w:r>
      </w:ins>
      <w:r>
        <w:rPr>
          <w:rFonts w:ascii="Calibri" w:cs="Calibri" w:eastAsia="Calibri" w:hAnsi="Calibri"/>
          <w:sz w:val="22"/>
          <w:szCs w:val="22"/>
        </w:rPr>
        <w:t xml:space="preserve">exchange </w:t>
      </w:r>
      <w:del w:id="971" w:author="Rubicon Law" w:date="2026-10-08T17:26:09.524Z">
        <w:r>
          <w:rPr>
            <w:rFonts w:ascii="Calibri" w:cs="Calibri" w:eastAsia="Calibri" w:hAnsi="Calibri"/>
            <w:sz w:val="22"/>
            <w:szCs w:val="22"/>
          </w:rPr>
          <w:delText xml:space="preserve">of such Option or Convertible Security shall be </w:delText>
        </w:r>
      </w:del>
      <w:ins w:id="972"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deemed not calculable until </w:t>
      </w:r>
      <w:del w:id="973" w:author="Rubicon Law" w:date="2026-10-08T17:26:09.524Z">
        <w:r>
          <w:rPr>
            <w:rFonts w:ascii="Calibri" w:cs="Calibri" w:eastAsia="Calibri" w:hAnsi="Calibri"/>
            <w:sz w:val="22"/>
            <w:szCs w:val="22"/>
          </w:rPr>
          <w:delText xml:space="preserve">such time as </w:delText>
        </w:r>
      </w:del>
      <w:r>
        <w:rPr>
          <w:rFonts w:ascii="Calibri" w:cs="Calibri" w:eastAsia="Calibri" w:hAnsi="Calibri"/>
          <w:sz w:val="22"/>
          <w:szCs w:val="22"/>
        </w:rPr>
        <w:t xml:space="preserve">the applicable conversion terms are determined.</w:t>
      </w:r>
    </w:p>
    <w:p>
      <w:pPr>
        <w:spacing w:after="200"/>
      </w:pPr>
      <w:del w:id="974" w:author="Rubicon Law" w:date="2026-10-08T17:26:09.524Z">
        <w:r>
          <w:rPr>
            <w:rFonts w:ascii="Calibri" w:cs="Calibri" w:eastAsia="Calibri" w:hAnsi="Calibri"/>
            <w:sz w:val="22"/>
            <w:szCs w:val="22"/>
          </w:rPr>
          <w:delText xml:space="preserve">Use the following [Section 4.4.4 if the terms sheet calls for a broad-based weighted average anti-dilution provision]</w:delText>
        </w:r>
      </w:del>
    </w:p>
    <w:p>
      <w:pPr>
        <w:spacing w:after="200"/>
      </w:pPr>
      <w:r>
        <w:rPr>
          <w:rFonts w:ascii="Calibri" w:cs="Calibri" w:eastAsia="Calibri" w:hAnsi="Calibri"/>
          <w:sz w:val="22"/>
          <w:szCs w:val="22"/>
        </w:rPr>
        <w:t xml:space="preserve">4.4.4 Adjustment of Conversion Price Upon Issuance of Additional Shares of Common Stock. </w:t>
      </w:r>
      <w:del w:id="975" w:author="Rubicon Law" w:date="2026-10-08T17:26:09.524Z">
        <w:r>
          <w:rPr>
            <w:rFonts w:ascii="Calibri" w:cs="Calibri" w:eastAsia="Calibri" w:hAnsi="Calibri"/>
            <w:sz w:val="22"/>
            <w:szCs w:val="22"/>
          </w:rPr>
          <w:delText xml:space="preserve">In the event </w:delText>
        </w:r>
      </w:del>
      <w:ins w:id="976" w:author="Rubicon Law" w:date="2026-10-08T17:26:09.524Z">
        <w:r>
          <w:rPr>
            <w:rFonts w:ascii="Calibri" w:cs="Calibri" w:eastAsia="Calibri" w:hAnsi="Calibri"/>
            <w:sz w:val="22"/>
            <w:szCs w:val="22"/>
          </w:rPr>
          <w:t xml:space="preserve">If </w:t>
        </w:r>
      </w:ins>
      <w:r>
        <w:rPr>
          <w:rFonts w:ascii="Calibri" w:cs="Calibri" w:eastAsia="Calibri" w:hAnsi="Calibri"/>
          <w:sz w:val="22"/>
          <w:szCs w:val="22"/>
        </w:rPr>
        <w:t xml:space="preserve">the Corporation </w:t>
      </w:r>
      <w:del w:id="977"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at any time after the Original Issue Date </w:t>
      </w:r>
      <w:del w:id="978" w:author="Rubicon Law" w:date="2026-10-08T17:26:09.524Z">
        <w:r>
          <w:rPr>
            <w:rFonts w:ascii="Calibri" w:cs="Calibri" w:eastAsia="Calibri" w:hAnsi="Calibri"/>
            <w:sz w:val="22"/>
            <w:szCs w:val="22"/>
          </w:rPr>
          <w:delText xml:space="preserve">issue </w:delText>
        </w:r>
      </w:del>
      <w:ins w:id="979" w:author="Rubicon Law" w:date="2026-10-08T17:26:09.524Z">
        <w:r>
          <w:rPr>
            <w:rFonts w:ascii="Calibri" w:cs="Calibri" w:eastAsia="Calibri" w:hAnsi="Calibri"/>
            <w:sz w:val="22"/>
            <w:szCs w:val="22"/>
          </w:rPr>
          <w:t xml:space="preserve">issues </w:t>
        </w:r>
      </w:ins>
      <w:r>
        <w:rPr>
          <w:rFonts w:ascii="Calibri" w:cs="Calibri" w:eastAsia="Calibri" w:hAnsi="Calibri"/>
          <w:sz w:val="22"/>
          <w:szCs w:val="22"/>
        </w:rPr>
        <w:t xml:space="preserve">Additional Shares of Common Stock (including Additional Shares of Common Stock deemed to be issued </w:t>
      </w:r>
      <w:del w:id="980" w:author="Rubicon Law" w:date="2026-10-08T17:26:09.524Z">
        <w:r>
          <w:rPr>
            <w:rFonts w:ascii="Calibri" w:cs="Calibri" w:eastAsia="Calibri" w:hAnsi="Calibri"/>
            <w:sz w:val="22"/>
            <w:szCs w:val="22"/>
          </w:rPr>
          <w:delText xml:space="preserve">pursuant to </w:delText>
        </w:r>
      </w:del>
      <w:ins w:id="981"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4.4.3), without consideration or for a consideration per share less than the Conversion Price of a series of Preferred Stock in effect immediately </w:t>
      </w:r>
      <w:del w:id="982" w:author="Rubicon Law" w:date="2026-10-08T17:26:09.524Z">
        <w:r>
          <w:rPr>
            <w:rFonts w:ascii="Calibri" w:cs="Calibri" w:eastAsia="Calibri" w:hAnsi="Calibri"/>
            <w:sz w:val="22"/>
            <w:szCs w:val="22"/>
          </w:rPr>
          <w:delText xml:space="preserve">prior to such </w:delText>
        </w:r>
      </w:del>
      <w:ins w:id="983" w:author="Rubicon Law" w:date="2026-10-08T17:26:09.524Z">
        <w:r>
          <w:rPr>
            <w:rFonts w:ascii="Calibri" w:cs="Calibri" w:eastAsia="Calibri" w:hAnsi="Calibri"/>
            <w:sz w:val="22"/>
            <w:szCs w:val="22"/>
          </w:rPr>
          <w:t xml:space="preserve">before the </w:t>
        </w:r>
      </w:ins>
      <w:r>
        <w:rPr>
          <w:rFonts w:ascii="Calibri" w:cs="Calibri" w:eastAsia="Calibri" w:hAnsi="Calibri"/>
          <w:sz w:val="22"/>
          <w:szCs w:val="22"/>
        </w:rPr>
        <w:t xml:space="preserve">issuance or deemed issuance, then the Conversion Price </w:t>
      </w:r>
      <w:del w:id="984" w:author="Rubicon Law" w:date="2026-10-08T17:26:09.524Z">
        <w:r>
          <w:rPr>
            <w:rFonts w:ascii="Calibri" w:cs="Calibri" w:eastAsia="Calibri" w:hAnsi="Calibri"/>
            <w:sz w:val="22"/>
            <w:szCs w:val="22"/>
          </w:rPr>
          <w:delText xml:space="preserve">for such </w:delText>
        </w:r>
      </w:del>
      <w:ins w:id="985" w:author="Rubicon Law" w:date="2026-10-08T17:26:09.524Z">
        <w:r>
          <w:rPr>
            <w:rFonts w:ascii="Calibri" w:cs="Calibri" w:eastAsia="Calibri" w:hAnsi="Calibri"/>
            <w:sz w:val="22"/>
            <w:szCs w:val="22"/>
          </w:rPr>
          <w:t xml:space="preserve">of that </w:t>
        </w:r>
      </w:ins>
      <w:r>
        <w:rPr>
          <w:rFonts w:ascii="Calibri" w:cs="Calibri" w:eastAsia="Calibri" w:hAnsi="Calibri"/>
          <w:sz w:val="22"/>
          <w:szCs w:val="22"/>
        </w:rPr>
        <w:t xml:space="preserve">series </w:t>
      </w:r>
      <w:del w:id="986" w:author="Rubicon Law" w:date="2026-10-08T17:26:09.524Z">
        <w:r>
          <w:rPr>
            <w:rFonts w:ascii="Calibri" w:cs="Calibri" w:eastAsia="Calibri" w:hAnsi="Calibri"/>
            <w:sz w:val="22"/>
            <w:szCs w:val="22"/>
          </w:rPr>
          <w:delText xml:space="preserve">of Preferred Stock shall </w:delText>
        </w:r>
      </w:del>
      <w:ins w:id="98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reduced, concurrently with </w:t>
      </w:r>
      <w:del w:id="988" w:author="Rubicon Law" w:date="2026-10-08T17:26:09.524Z">
        <w:r>
          <w:rPr>
            <w:rFonts w:ascii="Calibri" w:cs="Calibri" w:eastAsia="Calibri" w:hAnsi="Calibri"/>
            <w:sz w:val="22"/>
            <w:szCs w:val="22"/>
          </w:rPr>
          <w:delText xml:space="preserve">such issue, </w:delText>
        </w:r>
      </w:del>
      <w:ins w:id="989" w:author="Rubicon Law" w:date="2026-10-08T17:26:09.524Z">
        <w:r>
          <w:rPr>
            <w:rFonts w:ascii="Calibri" w:cs="Calibri" w:eastAsia="Calibri" w:hAnsi="Calibri"/>
            <w:sz w:val="22"/>
            <w:szCs w:val="22"/>
          </w:rPr>
          <w:t xml:space="preserve">the issuance, </w:t>
        </w:r>
      </w:ins>
      <w:r>
        <w:rPr>
          <w:rFonts w:ascii="Calibri" w:cs="Calibri" w:eastAsia="Calibri" w:hAnsi="Calibri"/>
          <w:sz w:val="22"/>
          <w:szCs w:val="22"/>
        </w:rPr>
        <w:t xml:space="preserve">to a price (calculated to the nearest one-hundredth of a cent) determined in accordance with the following formula:</w:t>
      </w:r>
    </w:p>
    <w:p>
      <w:pPr>
        <w:spacing w:after="200"/>
      </w:pPr>
      <w:r>
        <w:rPr>
          <w:rFonts w:ascii="Calibri" w:cs="Calibri" w:eastAsia="Calibri" w:hAnsi="Calibri"/>
          <w:sz w:val="22"/>
          <w:szCs w:val="22"/>
        </w:rPr>
        <w:t xml:space="preserve">CP2 = </w:t>
      </w:r>
      <w:del w:id="990" w:author="Rubicon Law" w:date="2026-10-08T17:26:09.524Z">
        <w:r>
          <w:rPr>
            <w:rFonts w:ascii="Calibri" w:cs="Calibri" w:eastAsia="Calibri" w:hAnsi="Calibri"/>
            <w:sz w:val="22"/>
            <w:szCs w:val="22"/>
          </w:rPr>
          <w:delText xml:space="preserve">CP1* </w:delText>
        </w:r>
      </w:del>
      <w:ins w:id="991" w:author="Rubicon Law" w:date="2026-10-08T17:26:09.524Z">
        <w:r>
          <w:rPr>
            <w:rFonts w:ascii="Calibri" w:cs="Calibri" w:eastAsia="Calibri" w:hAnsi="Calibri"/>
            <w:sz w:val="22"/>
            <w:szCs w:val="22"/>
          </w:rPr>
          <w:t xml:space="preserve">CP1 × </w:t>
        </w:r>
      </w:ins>
      <w:r>
        <w:rPr>
          <w:rFonts w:ascii="Calibri" w:cs="Calibri" w:eastAsia="Calibri" w:hAnsi="Calibri"/>
          <w:sz w:val="22"/>
          <w:szCs w:val="22"/>
        </w:rPr>
        <w:t xml:space="preserve">(A + B) </w:t>
      </w:r>
      <w:del w:id="992" w:author="Rubicon Law" w:date="2026-10-08T17:26:09.524Z">
        <w:r>
          <w:rPr>
            <w:rFonts w:ascii="Calibri" w:cs="Calibri" w:eastAsia="Calibri" w:hAnsi="Calibri"/>
            <w:sz w:val="22"/>
            <w:szCs w:val="22"/>
          </w:rPr>
          <w:delText xml:space="preserve">/ </w:delText>
        </w:r>
      </w:del>
      <w:ins w:id="993" w:author="Rubicon Law" w:date="2026-10-08T17:26:09.524Z">
        <w:r>
          <w:rPr>
            <w:rFonts w:ascii="Calibri" w:cs="Calibri" w:eastAsia="Calibri" w:hAnsi="Calibri"/>
            <w:sz w:val="22"/>
            <w:szCs w:val="22"/>
          </w:rPr>
          <w:t xml:space="preserve">÷ </w:t>
        </w:r>
      </w:ins>
      <w:r>
        <w:rPr>
          <w:rFonts w:ascii="Calibri" w:cs="Calibri" w:eastAsia="Calibri" w:hAnsi="Calibri"/>
          <w:sz w:val="22"/>
          <w:szCs w:val="22"/>
        </w:rPr>
        <w:t xml:space="preserve">(A + </w:t>
      </w:r>
      <w:del w:id="994" w:author="Rubicon Law" w:date="2026-10-08T17:26:09.524Z">
        <w:r>
          <w:rPr>
            <w:rFonts w:ascii="Calibri" w:cs="Calibri" w:eastAsia="Calibri" w:hAnsi="Calibri"/>
            <w:sz w:val="22"/>
            <w:szCs w:val="22"/>
          </w:rPr>
          <w:delText xml:space="preserve">C).</w:delText>
        </w:r>
      </w:del>
      <w:ins w:id="995" w:author="Rubicon Law" w:date="2026-10-08T17:26:09.524Z">
        <w:r>
          <w:rPr>
            <w:rFonts w:ascii="Calibri" w:cs="Calibri" w:eastAsia="Calibri" w:hAnsi="Calibri"/>
            <w:sz w:val="22"/>
            <w:szCs w:val="22"/>
          </w:rPr>
          <w:t xml:space="preserve">C)</w:t>
        </w:r>
      </w:ins>
    </w:p>
    <w:p>
      <w:pPr>
        <w:spacing w:after="200"/>
      </w:pPr>
      <w:ins w:id="996" w:author="Rubicon Law" w:date="2026-10-08T17:26:09.524Z">
        <w:r>
          <w:rPr>
            <w:rFonts w:ascii="Calibri" w:cs="Calibri" w:eastAsia="Calibri" w:hAnsi="Calibri"/>
            <w:sz w:val="22"/>
            <w:szCs w:val="22"/>
          </w:rPr>
          <w:t xml:space="preserve">For purposes of this formula:</w:t>
        </w:r>
      </w:ins>
    </w:p>
    <w:p>
      <w:pPr>
        <w:spacing w:after="200"/>
      </w:pPr>
      <w:del w:id="997" w:author="Rubicon Law" w:date="2026-10-08T17:26:09.524Z">
        <w:r>
          <w:rPr>
            <w:rFonts w:ascii="Calibri" w:cs="Calibri" w:eastAsia="Calibri" w:hAnsi="Calibri"/>
            <w:sz w:val="22"/>
            <w:szCs w:val="22"/>
          </w:rPr>
          <w:delText xml:space="preserve">For purposes of the foregoing formula, the following definitions shall apply:</w:delText>
        </w:r>
      </w:del>
    </w:p>
    <w:p>
      <w:pPr>
        <w:spacing w:after="200"/>
      </w:pPr>
      <w:r>
        <w:rPr>
          <w:rFonts w:ascii="Calibri" w:cs="Calibri" w:eastAsia="Calibri" w:hAnsi="Calibri"/>
          <w:sz w:val="22"/>
          <w:szCs w:val="22"/>
        </w:rPr>
        <w:t xml:space="preserve">(a) "CP2" </w:t>
      </w:r>
      <w:del w:id="998" w:author="Rubicon Law" w:date="2026-10-08T17:26:09.524Z">
        <w:r>
          <w:rPr>
            <w:rFonts w:ascii="Calibri" w:cs="Calibri" w:eastAsia="Calibri" w:hAnsi="Calibri"/>
            <w:sz w:val="22"/>
            <w:szCs w:val="22"/>
          </w:rPr>
          <w:delText xml:space="preserve">shall mean </w:delText>
        </w:r>
      </w:del>
      <w:ins w:id="999" w:author="Rubicon Law" w:date="2026-10-08T17:26:09.524Z">
        <w:r>
          <w:rPr>
            <w:rFonts w:ascii="Calibri" w:cs="Calibri" w:eastAsia="Calibri" w:hAnsi="Calibri"/>
            <w:sz w:val="22"/>
            <w:szCs w:val="22"/>
          </w:rPr>
          <w:t xml:space="preserve">means </w:t>
        </w:r>
      </w:ins>
      <w:r>
        <w:rPr>
          <w:rFonts w:ascii="Calibri" w:cs="Calibri" w:eastAsia="Calibri" w:hAnsi="Calibri"/>
          <w:sz w:val="22"/>
          <w:szCs w:val="22"/>
        </w:rPr>
        <w:t xml:space="preserve">the Conversion Price of </w:t>
      </w:r>
      <w:del w:id="1000" w:author="Rubicon Law" w:date="2026-10-08T17:26:09.524Z">
        <w:r>
          <w:rPr>
            <w:rFonts w:ascii="Calibri" w:cs="Calibri" w:eastAsia="Calibri" w:hAnsi="Calibri"/>
            <w:sz w:val="22"/>
            <w:szCs w:val="22"/>
          </w:rPr>
          <w:delText xml:space="preserve">such </w:delText>
        </w:r>
      </w:del>
      <w:ins w:id="100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series of Preferred Stock in effect immediately after </w:t>
      </w:r>
      <w:del w:id="1002" w:author="Rubicon Law" w:date="2026-10-08T17:26:09.524Z">
        <w:r>
          <w:rPr>
            <w:rFonts w:ascii="Calibri" w:cs="Calibri" w:eastAsia="Calibri" w:hAnsi="Calibri"/>
            <w:sz w:val="22"/>
            <w:szCs w:val="22"/>
          </w:rPr>
          <w:delText xml:space="preserve">such </w:delText>
        </w:r>
      </w:del>
      <w:ins w:id="100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or deemed issuance of Additional Shares of Common Stock;</w:t>
      </w:r>
    </w:p>
    <w:p>
      <w:pPr>
        <w:spacing w:after="200"/>
      </w:pPr>
      <w:r>
        <w:rPr>
          <w:rFonts w:ascii="Calibri" w:cs="Calibri" w:eastAsia="Calibri" w:hAnsi="Calibri"/>
          <w:sz w:val="22"/>
          <w:szCs w:val="22"/>
        </w:rPr>
        <w:t xml:space="preserve">(b) "CP1" </w:t>
      </w:r>
      <w:del w:id="1004" w:author="Rubicon Law" w:date="2026-10-08T17:26:09.524Z">
        <w:r>
          <w:rPr>
            <w:rFonts w:ascii="Calibri" w:cs="Calibri" w:eastAsia="Calibri" w:hAnsi="Calibri"/>
            <w:sz w:val="22"/>
            <w:szCs w:val="22"/>
          </w:rPr>
          <w:delText xml:space="preserve">shall mean </w:delText>
        </w:r>
      </w:del>
      <w:ins w:id="1005" w:author="Rubicon Law" w:date="2026-10-08T17:26:09.524Z">
        <w:r>
          <w:rPr>
            <w:rFonts w:ascii="Calibri" w:cs="Calibri" w:eastAsia="Calibri" w:hAnsi="Calibri"/>
            <w:sz w:val="22"/>
            <w:szCs w:val="22"/>
          </w:rPr>
          <w:t xml:space="preserve">means </w:t>
        </w:r>
      </w:ins>
      <w:r>
        <w:rPr>
          <w:rFonts w:ascii="Calibri" w:cs="Calibri" w:eastAsia="Calibri" w:hAnsi="Calibri"/>
          <w:sz w:val="22"/>
          <w:szCs w:val="22"/>
        </w:rPr>
        <w:t xml:space="preserve">the Conversion Price of </w:t>
      </w:r>
      <w:del w:id="1006" w:author="Rubicon Law" w:date="2026-10-08T17:26:09.524Z">
        <w:r>
          <w:rPr>
            <w:rFonts w:ascii="Calibri" w:cs="Calibri" w:eastAsia="Calibri" w:hAnsi="Calibri"/>
            <w:sz w:val="22"/>
            <w:szCs w:val="22"/>
          </w:rPr>
          <w:delText xml:space="preserve">such </w:delText>
        </w:r>
      </w:del>
      <w:ins w:id="100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series of Preferred Stock in effect immediately </w:t>
      </w:r>
      <w:del w:id="1008" w:author="Rubicon Law" w:date="2026-10-08T17:26:09.524Z">
        <w:r>
          <w:rPr>
            <w:rFonts w:ascii="Calibri" w:cs="Calibri" w:eastAsia="Calibri" w:hAnsi="Calibri"/>
            <w:sz w:val="22"/>
            <w:szCs w:val="22"/>
          </w:rPr>
          <w:delText xml:space="preserve">prior to such </w:delText>
        </w:r>
      </w:del>
      <w:ins w:id="1009" w:author="Rubicon Law" w:date="2026-10-08T17:26:09.524Z">
        <w:r>
          <w:rPr>
            <w:rFonts w:ascii="Calibri" w:cs="Calibri" w:eastAsia="Calibri" w:hAnsi="Calibri"/>
            <w:sz w:val="22"/>
            <w:szCs w:val="22"/>
          </w:rPr>
          <w:t xml:space="preserve">before the </w:t>
        </w:r>
      </w:ins>
      <w:r>
        <w:rPr>
          <w:rFonts w:ascii="Calibri" w:cs="Calibri" w:eastAsia="Calibri" w:hAnsi="Calibri"/>
          <w:sz w:val="22"/>
          <w:szCs w:val="22"/>
        </w:rPr>
        <w:t xml:space="preserve">issuance or deemed issuance of Additional Shares of Common Stock;</w:t>
      </w:r>
    </w:p>
    <w:p>
      <w:pPr>
        <w:spacing w:after="200"/>
      </w:pPr>
      <w:r>
        <w:rPr>
          <w:rFonts w:ascii="Calibri" w:cs="Calibri" w:eastAsia="Calibri" w:hAnsi="Calibri"/>
          <w:sz w:val="22"/>
          <w:szCs w:val="22"/>
        </w:rPr>
        <w:t xml:space="preserve">(c) "A" </w:t>
      </w:r>
      <w:del w:id="1010" w:author="Rubicon Law" w:date="2026-10-08T17:26:09.524Z">
        <w:r>
          <w:rPr>
            <w:rFonts w:ascii="Calibri" w:cs="Calibri" w:eastAsia="Calibri" w:hAnsi="Calibri"/>
            <w:sz w:val="22"/>
            <w:szCs w:val="22"/>
          </w:rPr>
          <w:delText xml:space="preserve">shall mean </w:delText>
        </w:r>
      </w:del>
      <w:ins w:id="1011" w:author="Rubicon Law" w:date="2026-10-08T17:26:09.524Z">
        <w:r>
          <w:rPr>
            <w:rFonts w:ascii="Calibri" w:cs="Calibri" w:eastAsia="Calibri" w:hAnsi="Calibri"/>
            <w:sz w:val="22"/>
            <w:szCs w:val="22"/>
          </w:rPr>
          <w:t xml:space="preserve">means </w:t>
        </w:r>
      </w:ins>
      <w:r>
        <w:rPr>
          <w:rFonts w:ascii="Calibri" w:cs="Calibri" w:eastAsia="Calibri" w:hAnsi="Calibri"/>
          <w:sz w:val="22"/>
          <w:szCs w:val="22"/>
        </w:rPr>
        <w:t xml:space="preserve">the number of shares of Common Stock outstanding immediately </w:t>
      </w:r>
      <w:del w:id="1012" w:author="Rubicon Law" w:date="2026-10-08T17:26:09.524Z">
        <w:r>
          <w:rPr>
            <w:rFonts w:ascii="Calibri" w:cs="Calibri" w:eastAsia="Calibri" w:hAnsi="Calibri"/>
            <w:sz w:val="22"/>
            <w:szCs w:val="22"/>
          </w:rPr>
          <w:delText xml:space="preserve">prior to such </w:delText>
        </w:r>
      </w:del>
      <w:ins w:id="1013" w:author="Rubicon Law" w:date="2026-10-08T17:26:09.524Z">
        <w:r>
          <w:rPr>
            <w:rFonts w:ascii="Calibri" w:cs="Calibri" w:eastAsia="Calibri" w:hAnsi="Calibri"/>
            <w:sz w:val="22"/>
            <w:szCs w:val="22"/>
          </w:rPr>
          <w:t xml:space="preserve">before the </w:t>
        </w:r>
      </w:ins>
      <w:r>
        <w:rPr>
          <w:rFonts w:ascii="Calibri" w:cs="Calibri" w:eastAsia="Calibri" w:hAnsi="Calibri"/>
          <w:sz w:val="22"/>
          <w:szCs w:val="22"/>
        </w:rPr>
        <w:t xml:space="preserve">issuance or deemed issuance of Additional Shares of Common Stock (treating for this purpose as outstanding all shares of Common Stock issuable upon exercise of Options outstanding immediately </w:t>
      </w:r>
      <w:del w:id="1014" w:author="Rubicon Law" w:date="2026-10-08T17:26:09.524Z">
        <w:r>
          <w:rPr>
            <w:rFonts w:ascii="Calibri" w:cs="Calibri" w:eastAsia="Calibri" w:hAnsi="Calibri"/>
            <w:sz w:val="22"/>
            <w:szCs w:val="22"/>
          </w:rPr>
          <w:delText xml:space="preserve">prior to such </w:delText>
        </w:r>
      </w:del>
      <w:ins w:id="1015" w:author="Rubicon Law" w:date="2026-10-08T17:26:09.524Z">
        <w:r>
          <w:rPr>
            <w:rFonts w:ascii="Calibri" w:cs="Calibri" w:eastAsia="Calibri" w:hAnsi="Calibri"/>
            <w:sz w:val="22"/>
            <w:szCs w:val="22"/>
          </w:rPr>
          <w:t xml:space="preserve">before the </w:t>
        </w:r>
      </w:ins>
      <w:r>
        <w:rPr>
          <w:rFonts w:ascii="Calibri" w:cs="Calibri" w:eastAsia="Calibri" w:hAnsi="Calibri"/>
          <w:sz w:val="22"/>
          <w:szCs w:val="22"/>
        </w:rPr>
        <w:t xml:space="preserve">issuance or deemed </w:t>
      </w:r>
      <w:del w:id="1016" w:author="Rubicon Law" w:date="2026-10-08T17:26:09.524Z">
        <w:r>
          <w:rPr>
            <w:rFonts w:ascii="Calibri" w:cs="Calibri" w:eastAsia="Calibri" w:hAnsi="Calibri"/>
            <w:sz w:val="22"/>
            <w:szCs w:val="22"/>
          </w:rPr>
          <w:delText xml:space="preserve">issuance </w:delText>
        </w:r>
      </w:del>
      <w:ins w:id="1017" w:author="Rubicon Law" w:date="2026-10-08T17:26:09.524Z">
        <w:r>
          <w:rPr>
            <w:rFonts w:ascii="Calibri" w:cs="Calibri" w:eastAsia="Calibri" w:hAnsi="Calibri"/>
            <w:sz w:val="22"/>
            <w:szCs w:val="22"/>
          </w:rPr>
          <w:t xml:space="preserve">issuance, </w:t>
        </w:r>
      </w:ins>
      <w:r>
        <w:rPr>
          <w:rFonts w:ascii="Calibri" w:cs="Calibri" w:eastAsia="Calibri" w:hAnsi="Calibri"/>
          <w:sz w:val="22"/>
          <w:szCs w:val="22"/>
        </w:rPr>
        <w:t xml:space="preserve">or upon conversion or exchange of Convertible Securities (including the Preferred Stock) outstanding (assuming exercise of any outstanding Options </w:t>
      </w:r>
      <w:del w:id="1018" w:author="Rubicon Law" w:date="2026-10-08T17:26:09.524Z">
        <w:r>
          <w:rPr>
            <w:rFonts w:ascii="Calibri" w:cs="Calibri" w:eastAsia="Calibri" w:hAnsi="Calibri"/>
            <w:sz w:val="22"/>
            <w:szCs w:val="22"/>
          </w:rPr>
          <w:delText xml:space="preserve">therefor) </w:delText>
        </w:r>
      </w:del>
      <w:ins w:id="1019" w:author="Rubicon Law" w:date="2026-10-08T17:26:09.524Z">
        <w:r>
          <w:rPr>
            <w:rFonts w:ascii="Calibri" w:cs="Calibri" w:eastAsia="Calibri" w:hAnsi="Calibri"/>
            <w:sz w:val="22"/>
            <w:szCs w:val="22"/>
          </w:rPr>
          <w:t xml:space="preserve">for them) </w:t>
        </w:r>
      </w:ins>
      <w:r>
        <w:rPr>
          <w:rFonts w:ascii="Calibri" w:cs="Calibri" w:eastAsia="Calibri" w:hAnsi="Calibri"/>
          <w:sz w:val="22"/>
          <w:szCs w:val="22"/>
        </w:rPr>
        <w:t xml:space="preserve">immediately </w:t>
      </w:r>
      <w:del w:id="1020" w:author="Rubicon Law" w:date="2026-10-08T17:26:09.524Z">
        <w:r>
          <w:rPr>
            <w:rFonts w:ascii="Calibri" w:cs="Calibri" w:eastAsia="Calibri" w:hAnsi="Calibri"/>
            <w:sz w:val="22"/>
            <w:szCs w:val="22"/>
          </w:rPr>
          <w:delText xml:space="preserve">prior to such issue);</w:delText>
        </w:r>
      </w:del>
      <w:ins w:id="1021" w:author="Rubicon Law" w:date="2026-10-08T17:26:09.524Z">
        <w:r>
          <w:rPr>
            <w:rFonts w:ascii="Calibri" w:cs="Calibri" w:eastAsia="Calibri" w:hAnsi="Calibri"/>
            <w:sz w:val="22"/>
            <w:szCs w:val="22"/>
          </w:rPr>
          <w:t xml:space="preserve">before the issuance);</w:t>
        </w:r>
      </w:ins>
    </w:p>
    <w:p>
      <w:pPr>
        <w:spacing w:after="200"/>
      </w:pPr>
      <w:r>
        <w:rPr>
          <w:rFonts w:ascii="Calibri" w:cs="Calibri" w:eastAsia="Calibri" w:hAnsi="Calibri"/>
          <w:sz w:val="22"/>
          <w:szCs w:val="22"/>
        </w:rPr>
        <w:t xml:space="preserve">(d) "B" </w:t>
      </w:r>
      <w:del w:id="1022" w:author="Rubicon Law" w:date="2026-10-08T17:26:09.524Z">
        <w:r>
          <w:rPr>
            <w:rFonts w:ascii="Calibri" w:cs="Calibri" w:eastAsia="Calibri" w:hAnsi="Calibri"/>
            <w:sz w:val="22"/>
            <w:szCs w:val="22"/>
          </w:rPr>
          <w:delText xml:space="preserve">shall mean </w:delText>
        </w:r>
      </w:del>
      <w:ins w:id="1023" w:author="Rubicon Law" w:date="2026-10-08T17:26:09.524Z">
        <w:r>
          <w:rPr>
            <w:rFonts w:ascii="Calibri" w:cs="Calibri" w:eastAsia="Calibri" w:hAnsi="Calibri"/>
            <w:sz w:val="22"/>
            <w:szCs w:val="22"/>
          </w:rPr>
          <w:t xml:space="preserve">means </w:t>
        </w:r>
      </w:ins>
      <w:r>
        <w:rPr>
          <w:rFonts w:ascii="Calibri" w:cs="Calibri" w:eastAsia="Calibri" w:hAnsi="Calibri"/>
          <w:sz w:val="22"/>
          <w:szCs w:val="22"/>
        </w:rPr>
        <w:t xml:space="preserve">the number of shares of Common Stock that would have been issued if </w:t>
      </w:r>
      <w:del w:id="1024" w:author="Rubicon Law" w:date="2026-10-08T17:26:09.524Z">
        <w:r>
          <w:rPr>
            <w:rFonts w:ascii="Calibri" w:cs="Calibri" w:eastAsia="Calibri" w:hAnsi="Calibri"/>
            <w:sz w:val="22"/>
            <w:szCs w:val="22"/>
          </w:rPr>
          <w:delText xml:space="preserve">such </w:delText>
        </w:r>
      </w:del>
      <w:ins w:id="102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Additional Shares of Common Stock had been issued or deemed issued at a price per share equal to CP1 (determined by dividing the aggregate consideration received by the Corporation in respect of </w:t>
      </w:r>
      <w:del w:id="1026" w:author="Rubicon Law" w:date="2026-10-08T17:26:09.524Z">
        <w:r>
          <w:rPr>
            <w:rFonts w:ascii="Calibri" w:cs="Calibri" w:eastAsia="Calibri" w:hAnsi="Calibri"/>
            <w:sz w:val="22"/>
            <w:szCs w:val="22"/>
          </w:rPr>
          <w:delText xml:space="preserve">such issue </w:delText>
        </w:r>
      </w:del>
      <w:ins w:id="1027" w:author="Rubicon Law" w:date="2026-10-08T17:26:09.524Z">
        <w:r>
          <w:rPr>
            <w:rFonts w:ascii="Calibri" w:cs="Calibri" w:eastAsia="Calibri" w:hAnsi="Calibri"/>
            <w:sz w:val="22"/>
            <w:szCs w:val="22"/>
          </w:rPr>
          <w:t xml:space="preserve">the issuance </w:t>
        </w:r>
      </w:ins>
      <w:r>
        <w:rPr>
          <w:rFonts w:ascii="Calibri" w:cs="Calibri" w:eastAsia="Calibri" w:hAnsi="Calibri"/>
          <w:sz w:val="22"/>
          <w:szCs w:val="22"/>
        </w:rPr>
        <w:t xml:space="preserve">by CP1); and</w:t>
      </w:r>
    </w:p>
    <w:p>
      <w:pPr>
        <w:spacing w:after="200"/>
      </w:pPr>
      <w:r>
        <w:rPr>
          <w:rFonts w:ascii="Calibri" w:cs="Calibri" w:eastAsia="Calibri" w:hAnsi="Calibri"/>
          <w:sz w:val="22"/>
          <w:szCs w:val="22"/>
        </w:rPr>
        <w:t xml:space="preserve">(e) "C" </w:t>
      </w:r>
      <w:del w:id="1028" w:author="Rubicon Law" w:date="2026-10-08T17:26:09.524Z">
        <w:r>
          <w:rPr>
            <w:rFonts w:ascii="Calibri" w:cs="Calibri" w:eastAsia="Calibri" w:hAnsi="Calibri"/>
            <w:sz w:val="22"/>
            <w:szCs w:val="22"/>
          </w:rPr>
          <w:delText xml:space="preserve">shall mean </w:delText>
        </w:r>
      </w:del>
      <w:ins w:id="1029" w:author="Rubicon Law" w:date="2026-10-08T17:26:09.524Z">
        <w:r>
          <w:rPr>
            <w:rFonts w:ascii="Calibri" w:cs="Calibri" w:eastAsia="Calibri" w:hAnsi="Calibri"/>
            <w:sz w:val="22"/>
            <w:szCs w:val="22"/>
          </w:rPr>
          <w:t xml:space="preserve">means </w:t>
        </w:r>
      </w:ins>
      <w:r>
        <w:rPr>
          <w:rFonts w:ascii="Calibri" w:cs="Calibri" w:eastAsia="Calibri" w:hAnsi="Calibri"/>
          <w:sz w:val="22"/>
          <w:szCs w:val="22"/>
        </w:rPr>
        <w:t xml:space="preserve">the number of </w:t>
      </w:r>
      <w:del w:id="1030"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Additional Shares of Common Stock issued in </w:t>
      </w:r>
      <w:del w:id="1031" w:author="Rubicon Law" w:date="2026-10-08T17:26:09.524Z">
        <w:r>
          <w:rPr>
            <w:rFonts w:ascii="Calibri" w:cs="Calibri" w:eastAsia="Calibri" w:hAnsi="Calibri"/>
            <w:sz w:val="22"/>
            <w:szCs w:val="22"/>
          </w:rPr>
          <w:delText xml:space="preserve">such </w:delText>
        </w:r>
      </w:del>
      <w:ins w:id="103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transaction.</w:t>
      </w:r>
    </w:p>
    <w:p>
      <w:pPr>
        <w:spacing w:after="200"/>
      </w:pPr>
      <w:r>
        <w:rPr>
          <w:rFonts w:ascii="Calibri" w:cs="Calibri" w:eastAsia="Calibri" w:hAnsi="Calibri"/>
          <w:sz w:val="22"/>
          <w:szCs w:val="22"/>
        </w:rPr>
        <w:t xml:space="preserve">4.4.5 Determination of Consideration. For purposes of this Section 4.4, the consideration received by the Corporation for the issuance or deemed issuance of any Additional Shares of Common Stock </w:t>
      </w:r>
      <w:del w:id="1033" w:author="Rubicon Law" w:date="2026-10-08T17:26:09.524Z">
        <w:r>
          <w:rPr>
            <w:rFonts w:ascii="Calibri" w:cs="Calibri" w:eastAsia="Calibri" w:hAnsi="Calibri"/>
            <w:sz w:val="22"/>
            <w:szCs w:val="22"/>
          </w:rPr>
          <w:delText xml:space="preserve">shall be </w:delText>
        </w:r>
      </w:del>
      <w:ins w:id="1034"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computed as follows:</w:t>
      </w:r>
    </w:p>
    <w:p>
      <w:pPr>
        <w:spacing w:after="200"/>
      </w:pPr>
      <w:del w:id="1035" w:author="Rubicon Law" w:date="2026-10-08T17:26:09.524Z">
        <w:r>
          <w:rPr>
            <w:rFonts w:ascii="Calibri" w:cs="Calibri" w:eastAsia="Calibri" w:hAnsi="Calibri"/>
            <w:sz w:val="22"/>
            <w:szCs w:val="22"/>
          </w:rPr>
          <w:delText xml:space="preserve">(a) Cash and Property. Such consideration shall:</w:delText>
        </w:r>
      </w:del>
    </w:p>
    <w:p>
      <w:pPr>
        <w:spacing w:after="200"/>
      </w:pPr>
      <w:ins w:id="1036" w:author="Rubicon Law" w:date="2026-10-08T17:26:09.524Z">
        <w:r>
          <w:rPr>
            <w:rFonts w:ascii="Calibri" w:cs="Calibri" w:eastAsia="Calibri" w:hAnsi="Calibri"/>
            <w:sz w:val="22"/>
            <w:szCs w:val="22"/>
          </w:rPr>
          <w:t xml:space="preserve">(a) Cash and Property. The consideration </w:t>
        </w:r>
      </w:ins>
      <w:r>
        <w:rPr>
          <w:rFonts w:ascii="Calibri" w:cs="Calibri" w:eastAsia="Calibri" w:hAnsi="Calibri"/>
          <w:sz w:val="22"/>
          <w:szCs w:val="22"/>
        </w:rPr>
        <w:t xml:space="preserve">(i) insofar as it consists of cash, </w:t>
      </w:r>
      <w:del w:id="1037" w:author="Rubicon Law" w:date="2026-10-08T17:26:09.524Z">
        <w:r>
          <w:rPr>
            <w:rFonts w:ascii="Calibri" w:cs="Calibri" w:eastAsia="Calibri" w:hAnsi="Calibri"/>
            <w:sz w:val="22"/>
            <w:szCs w:val="22"/>
          </w:rPr>
          <w:delText xml:space="preserve">be </w:delText>
        </w:r>
      </w:del>
      <w:ins w:id="1038"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computed at the aggregate amount of cash received by the Corporation, excluding amounts paid or payable for accrued </w:t>
      </w:r>
      <w:del w:id="1039" w:author="Rubicon Law" w:date="2026-10-08T17:26:09.524Z">
        <w:r>
          <w:rPr>
            <w:rFonts w:ascii="Calibri" w:cs="Calibri" w:eastAsia="Calibri" w:hAnsi="Calibri"/>
            <w:sz w:val="22"/>
            <w:szCs w:val="22"/>
          </w:rPr>
          <w:delText xml:space="preserve">interest;</w:delText>
        </w:r>
      </w:del>
      <w:ins w:id="1040" w:author="Rubicon Law" w:date="2026-10-08T17:26:09.524Z">
        <w:r>
          <w:rPr>
            <w:rFonts w:ascii="Calibri" w:cs="Calibri" w:eastAsia="Calibri" w:hAnsi="Calibri"/>
            <w:sz w:val="22"/>
            <w:szCs w:val="22"/>
          </w:rPr>
          <w:t xml:space="preserve">interest; (ii) insofar as it consists of property other than cash, is computed at the fair market value of the property at the time of the issuance, as determined in good faith by the Board of Directors; and (iii) if Additional Shares of Common Stock are issued together with other shares or securities or other assets of the Corporation for consideration that covers both, is the proportion of the consideration so received, computed as provided in clauses (i) and (ii), as determined in good faith by the Board of Directors.</w:t>
        </w:r>
      </w:ins>
    </w:p>
    <w:p>
      <w:pPr>
        <w:spacing w:after="200"/>
      </w:pPr>
      <w:del w:id="1041" w:author="Rubicon Law" w:date="2026-10-08T17:26:09.524Z">
        <w:r>
          <w:rPr>
            <w:rFonts w:ascii="Calibri" w:cs="Calibri" w:eastAsia="Calibri" w:hAnsi="Calibri"/>
            <w:sz w:val="22"/>
            <w:szCs w:val="22"/>
          </w:rPr>
          <w:delText xml:space="preserve">(ii) insofar as it consists of property other than cash, be computed at the fair market value thereof at the time of such issue, as determined in good faith by the Board of Directors; and</w:delText>
        </w:r>
      </w:del>
    </w:p>
    <w:p>
      <w:pPr>
        <w:spacing w:after="200"/>
      </w:pPr>
      <w:del w:id="1042" w:author="Rubicon Law" w:date="2026-10-08T17:26:09.524Z">
        <w:r>
          <w:rPr>
            <w:rFonts w:ascii="Calibri" w:cs="Calibri" w:eastAsia="Calibri" w:hAnsi="Calibri"/>
            <w:sz w:val="22"/>
            <w:szCs w:val="22"/>
          </w:rPr>
          <w:delText xml:space="preserve">(iii) in the event Additional Shares of Common Stock are issued together with other shares or securities or other assets of the Corporation for consideration which covers both, be the proportion of such consideration so received, computed as provided in clauses (i) and (ii) above, as determined in good faith by the Board of Directors.</w:delText>
        </w:r>
      </w:del>
    </w:p>
    <w:p>
      <w:pPr>
        <w:spacing w:after="200"/>
      </w:pPr>
      <w:r>
        <w:rPr>
          <w:rFonts w:ascii="Calibri" w:cs="Calibri" w:eastAsia="Calibri" w:hAnsi="Calibri"/>
          <w:sz w:val="22"/>
          <w:szCs w:val="22"/>
        </w:rPr>
        <w:t xml:space="preserve">(b) Options and Convertible Securities. The consideration per share received by the Corporation for Additional Shares of Common Stock deemed to have been issued </w:t>
      </w:r>
      <w:del w:id="1043" w:author="Rubicon Law" w:date="2026-10-08T17:26:09.524Z">
        <w:r>
          <w:rPr>
            <w:rFonts w:ascii="Calibri" w:cs="Calibri" w:eastAsia="Calibri" w:hAnsi="Calibri"/>
            <w:sz w:val="22"/>
            <w:szCs w:val="22"/>
          </w:rPr>
          <w:delText xml:space="preserve">pursuant to </w:delText>
        </w:r>
      </w:del>
      <w:ins w:id="1044"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4.4.3, relating to Options and Convertible Securities, </w:t>
      </w:r>
      <w:del w:id="1045" w:author="Rubicon Law" w:date="2026-10-08T17:26:09.524Z">
        <w:r>
          <w:rPr>
            <w:rFonts w:ascii="Calibri" w:cs="Calibri" w:eastAsia="Calibri" w:hAnsi="Calibri"/>
            <w:sz w:val="22"/>
            <w:szCs w:val="22"/>
          </w:rPr>
          <w:delText xml:space="preserve">shall be </w:delText>
        </w:r>
      </w:del>
      <w:ins w:id="1046"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determined by </w:t>
      </w:r>
      <w:del w:id="1047" w:author="Rubicon Law" w:date="2026-10-08T17:26:09.524Z">
        <w:r>
          <w:rPr>
            <w:rFonts w:ascii="Calibri" w:cs="Calibri" w:eastAsia="Calibri" w:hAnsi="Calibri"/>
            <w:sz w:val="22"/>
            <w:szCs w:val="22"/>
          </w:rPr>
          <w:delText xml:space="preserve">dividing:</w:delText>
        </w:r>
      </w:del>
      <w:ins w:id="1048" w:author="Rubicon Law" w:date="2026-10-08T17:26:09.524Z">
        <w:r>
          <w:rPr>
            <w:rFonts w:ascii="Calibri" w:cs="Calibri" w:eastAsia="Calibri" w:hAnsi="Calibri"/>
            <w:sz w:val="22"/>
            <w:szCs w:val="22"/>
          </w:rPr>
          <w:t xml:space="preserve">dividing (i) the total amount, if any, received or receivable by the Corporation as consideration for the issuance of the Options or Convertible Securities, plus the minimum aggregate amount of additional consideration (as set forth in the instruments relating to them, without regard to any provision for a subsequent adjustment of that consideration) payable to the Corporation upon the exercise of the Options or the conversion or exchange of the Convertible Securities, or in the case of Options for Convertible Securities, the exercise of the Options for Convertible Securities and the conversion or exchange of the Convertible Securities, by (ii) the maximum number of shares of Common Stock (as set forth in the instruments relating to them, without regard to any provision for a subsequent adjustment of that number) issuable upon the exercise of the Options or the conversion or exchange of the Convertible Securities, or in the case of Options for Convertible Securities, the exercise of the Options for Convertible Securities and the conversion or exchange of the Convertible Securities.</w:t>
        </w:r>
      </w:ins>
    </w:p>
    <w:p>
      <w:pPr>
        <w:spacing w:after="200"/>
      </w:pPr>
      <w:del w:id="1049" w:author="Rubicon Law" w:date="2026-10-08T17:26:09.524Z">
        <w:r>
          <w:rPr>
            <w:rFonts w:ascii="Calibri" w:cs="Calibri" w:eastAsia="Calibri" w:hAnsi="Calibri"/>
            <w:sz w:val="22"/>
            <w:szCs w:val="22"/>
          </w:rPr>
          <w:delText xml:space="preserve">(i) 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w:delText>
        </w:r>
      </w:del>
    </w:p>
    <w:p>
      <w:pPr>
        <w:spacing w:after="200"/>
      </w:pPr>
      <w:del w:id="1050" w:author="Rubicon Law" w:date="2026-10-08T17:26:09.524Z">
        <w:r>
          <w:rPr>
            <w:rFonts w:ascii="Calibri" w:cs="Calibri" w:eastAsia="Calibri" w:hAnsi="Calibri"/>
            <w:sz w:val="22"/>
            <w:szCs w:val="22"/>
          </w:rPr>
          <w:delText xml:space="preserve">(ii) 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delText>
        </w:r>
      </w:del>
    </w:p>
    <w:p>
      <w:pPr>
        <w:spacing w:after="200"/>
      </w:pPr>
      <w:r>
        <w:rPr>
          <w:rFonts w:ascii="Calibri" w:cs="Calibri" w:eastAsia="Calibri" w:hAnsi="Calibri"/>
          <w:sz w:val="22"/>
          <w:szCs w:val="22"/>
        </w:rPr>
        <w:t xml:space="preserve">4.4.6 Multiple Closing Dates. </w:t>
      </w:r>
      <w:del w:id="1051" w:author="Rubicon Law" w:date="2026-10-08T17:26:09.524Z">
        <w:r>
          <w:rPr>
            <w:rFonts w:ascii="Calibri" w:cs="Calibri" w:eastAsia="Calibri" w:hAnsi="Calibri"/>
            <w:sz w:val="22"/>
            <w:szCs w:val="22"/>
          </w:rPr>
          <w:delText xml:space="preserve">In the event </w:delText>
        </w:r>
      </w:del>
      <w:ins w:id="1052" w:author="Rubicon Law" w:date="2026-10-08T17:26:09.524Z">
        <w:r>
          <w:rPr>
            <w:rFonts w:ascii="Calibri" w:cs="Calibri" w:eastAsia="Calibri" w:hAnsi="Calibri"/>
            <w:sz w:val="22"/>
            <w:szCs w:val="22"/>
          </w:rPr>
          <w:t xml:space="preserve">If </w:t>
        </w:r>
      </w:ins>
      <w:r>
        <w:rPr>
          <w:rFonts w:ascii="Calibri" w:cs="Calibri" w:eastAsia="Calibri" w:hAnsi="Calibri"/>
          <w:sz w:val="22"/>
          <w:szCs w:val="22"/>
        </w:rPr>
        <w:t xml:space="preserve">the Corporation </w:t>
      </w:r>
      <w:del w:id="1053" w:author="Rubicon Law" w:date="2026-10-08T17:26:09.524Z">
        <w:r>
          <w:rPr>
            <w:rFonts w:ascii="Calibri" w:cs="Calibri" w:eastAsia="Calibri" w:hAnsi="Calibri"/>
            <w:sz w:val="22"/>
            <w:szCs w:val="22"/>
          </w:rPr>
          <w:delText xml:space="preserve">shall issue </w:delText>
        </w:r>
      </w:del>
      <w:ins w:id="1054" w:author="Rubicon Law" w:date="2026-10-08T17:26:09.524Z">
        <w:r>
          <w:rPr>
            <w:rFonts w:ascii="Calibri" w:cs="Calibri" w:eastAsia="Calibri" w:hAnsi="Calibri"/>
            <w:sz w:val="22"/>
            <w:szCs w:val="22"/>
          </w:rPr>
          <w:t xml:space="preserve">issues </w:t>
        </w:r>
      </w:ins>
      <w:r>
        <w:rPr>
          <w:rFonts w:ascii="Calibri" w:cs="Calibri" w:eastAsia="Calibri" w:hAnsi="Calibri"/>
          <w:sz w:val="22"/>
          <w:szCs w:val="22"/>
        </w:rPr>
        <w:t xml:space="preserve">on more than one date Additional Shares of Common Stock that are a part of one transaction or a series of related transactions and that would result in an adjustment to the Conversion Price of a series of Preferred Stock </w:t>
      </w:r>
      <w:del w:id="1055" w:author="Rubicon Law" w:date="2026-10-08T17:26:09.524Z">
        <w:r>
          <w:rPr>
            <w:rFonts w:ascii="Calibri" w:cs="Calibri" w:eastAsia="Calibri" w:hAnsi="Calibri"/>
            <w:sz w:val="22"/>
            <w:szCs w:val="22"/>
          </w:rPr>
          <w:delText xml:space="preserve">pursuant to </w:delText>
        </w:r>
      </w:del>
      <w:ins w:id="1056" w:author="Rubicon Law" w:date="2026-10-08T17:26:09.524Z">
        <w:r>
          <w:rPr>
            <w:rFonts w:ascii="Calibri" w:cs="Calibri" w:eastAsia="Calibri" w:hAnsi="Calibri"/>
            <w:sz w:val="22"/>
            <w:szCs w:val="22"/>
          </w:rPr>
          <w:t xml:space="preserve">under Section 4.4.4, and </w:t>
        </w:r>
      </w:ins>
      <w:r>
        <w:rPr>
          <w:rFonts w:ascii="Calibri" w:cs="Calibri" w:eastAsia="Calibri" w:hAnsi="Calibri"/>
          <w:sz w:val="22"/>
          <w:szCs w:val="22"/>
        </w:rPr>
        <w:t xml:space="preserve">the </w:t>
      </w:r>
      <w:del w:id="1057" w:author="Rubicon Law" w:date="2026-10-08T17:26:09.524Z">
        <w:r>
          <w:rPr>
            <w:rFonts w:ascii="Calibri" w:cs="Calibri" w:eastAsia="Calibri" w:hAnsi="Calibri"/>
            <w:sz w:val="22"/>
            <w:szCs w:val="22"/>
          </w:rPr>
          <w:delText xml:space="preserve">terms of Section 4.4.4[, and such </w:delText>
        </w:r>
      </w:del>
      <w:r>
        <w:rPr>
          <w:rFonts w:ascii="Calibri" w:cs="Calibri" w:eastAsia="Calibri" w:hAnsi="Calibri"/>
          <w:sz w:val="22"/>
          <w:szCs w:val="22"/>
        </w:rPr>
        <w:t xml:space="preserve">issuance dates occur within a period of no more than </w:t>
      </w:r>
      <w:del w:id="1058" w:author="Rubicon Law" w:date="2026-10-08T17:26:09.524Z">
        <w:r>
          <w:rPr>
            <w:rFonts w:ascii="Calibri" w:cs="Calibri" w:eastAsia="Calibri" w:hAnsi="Calibri"/>
            <w:sz w:val="22"/>
            <w:szCs w:val="22"/>
          </w:rPr>
          <w:delText xml:space="preserve">[180] </w:delText>
        </w:r>
      </w:del>
      <w:ins w:id="1059" w:author="Rubicon Law" w:date="2026-10-08T17:26:09.524Z">
        <w:r>
          <w:rPr>
            <w:rFonts w:ascii="Calibri" w:cs="Calibri" w:eastAsia="Calibri" w:hAnsi="Calibri"/>
            <w:sz w:val="22"/>
            <w:szCs w:val="22"/>
          </w:rPr>
          <w:t xml:space="preserve">180 </w:t>
        </w:r>
      </w:ins>
      <w:r>
        <w:rPr>
          <w:rFonts w:ascii="Calibri" w:cs="Calibri" w:eastAsia="Calibri" w:hAnsi="Calibri"/>
          <w:sz w:val="22"/>
          <w:szCs w:val="22"/>
        </w:rPr>
        <w:t xml:space="preserve">days from the first </w:t>
      </w:r>
      <w:del w:id="1060"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issuance to the final </w:t>
      </w:r>
      <w:del w:id="1061" w:author="Rubicon Law" w:date="2026-10-08T17:26:09.524Z">
        <w:r>
          <w:rPr>
            <w:rFonts w:ascii="Calibri" w:cs="Calibri" w:eastAsia="Calibri" w:hAnsi="Calibri"/>
            <w:sz w:val="22"/>
            <w:szCs w:val="22"/>
          </w:rPr>
          <w:delText xml:space="preserve">such issuance,] </w:delText>
        </w:r>
      </w:del>
      <w:ins w:id="1062" w:author="Rubicon Law" w:date="2026-10-08T17:26:09.524Z">
        <w:r>
          <w:rPr>
            <w:rFonts w:ascii="Calibri" w:cs="Calibri" w:eastAsia="Calibri" w:hAnsi="Calibri"/>
            <w:sz w:val="22"/>
            <w:szCs w:val="22"/>
          </w:rPr>
          <w:t xml:space="preserve">issuance, </w:t>
        </w:r>
      </w:ins>
      <w:r>
        <w:rPr>
          <w:rFonts w:ascii="Calibri" w:cs="Calibri" w:eastAsia="Calibri" w:hAnsi="Calibri"/>
          <w:sz w:val="22"/>
          <w:szCs w:val="22"/>
        </w:rPr>
        <w:t xml:space="preserve">then, upon the final </w:t>
      </w:r>
      <w:del w:id="1063"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issuance, the Conversion Price </w:t>
      </w:r>
      <w:del w:id="1064" w:author="Rubicon Law" w:date="2026-10-08T17:26:09.524Z">
        <w:r>
          <w:rPr>
            <w:rFonts w:ascii="Calibri" w:cs="Calibri" w:eastAsia="Calibri" w:hAnsi="Calibri"/>
            <w:sz w:val="22"/>
            <w:szCs w:val="22"/>
          </w:rPr>
          <w:delText xml:space="preserve">for such </w:delText>
        </w:r>
      </w:del>
      <w:ins w:id="1065" w:author="Rubicon Law" w:date="2026-10-08T17:26:09.524Z">
        <w:r>
          <w:rPr>
            <w:rFonts w:ascii="Calibri" w:cs="Calibri" w:eastAsia="Calibri" w:hAnsi="Calibri"/>
            <w:sz w:val="22"/>
            <w:szCs w:val="22"/>
          </w:rPr>
          <w:t xml:space="preserve">of that </w:t>
        </w:r>
      </w:ins>
      <w:r>
        <w:rPr>
          <w:rFonts w:ascii="Calibri" w:cs="Calibri" w:eastAsia="Calibri" w:hAnsi="Calibri"/>
          <w:sz w:val="22"/>
          <w:szCs w:val="22"/>
        </w:rPr>
        <w:t xml:space="preserve">series </w:t>
      </w:r>
      <w:del w:id="1066" w:author="Rubicon Law" w:date="2026-10-08T17:26:09.524Z">
        <w:r>
          <w:rPr>
            <w:rFonts w:ascii="Calibri" w:cs="Calibri" w:eastAsia="Calibri" w:hAnsi="Calibri"/>
            <w:sz w:val="22"/>
            <w:szCs w:val="22"/>
          </w:rPr>
          <w:delText xml:space="preserve">of Preferred Stock shall </w:delText>
        </w:r>
      </w:del>
      <w:ins w:id="106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readjusted to give effect to all </w:t>
      </w:r>
      <w:del w:id="1068" w:author="Rubicon Law" w:date="2026-10-08T17:26:09.524Z">
        <w:r>
          <w:rPr>
            <w:rFonts w:ascii="Calibri" w:cs="Calibri" w:eastAsia="Calibri" w:hAnsi="Calibri"/>
            <w:sz w:val="22"/>
            <w:szCs w:val="22"/>
          </w:rPr>
          <w:delText xml:space="preserve">such </w:delText>
        </w:r>
      </w:del>
      <w:ins w:id="1069" w:author="Rubicon Law" w:date="2026-10-08T17:26:09.524Z">
        <w:r>
          <w:rPr>
            <w:rFonts w:ascii="Calibri" w:cs="Calibri" w:eastAsia="Calibri" w:hAnsi="Calibri"/>
            <w:sz w:val="22"/>
            <w:szCs w:val="22"/>
          </w:rPr>
          <w:t xml:space="preserve">of the </w:t>
        </w:r>
      </w:ins>
      <w:r>
        <w:rPr>
          <w:rFonts w:ascii="Calibri" w:cs="Calibri" w:eastAsia="Calibri" w:hAnsi="Calibri"/>
          <w:sz w:val="22"/>
          <w:szCs w:val="22"/>
        </w:rPr>
        <w:t xml:space="preserve">issuances as if they occurred on the date of the first </w:t>
      </w:r>
      <w:del w:id="1070"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issuance (and without giving effect to any additional adjustments as a result of any </w:t>
      </w:r>
      <w:del w:id="1071"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subsequent issuances within </w:t>
      </w:r>
      <w:del w:id="1072" w:author="Rubicon Law" w:date="2026-10-08T17:26:09.524Z">
        <w:r>
          <w:rPr>
            <w:rFonts w:ascii="Calibri" w:cs="Calibri" w:eastAsia="Calibri" w:hAnsi="Calibri"/>
            <w:sz w:val="22"/>
            <w:szCs w:val="22"/>
          </w:rPr>
          <w:delText xml:space="preserve">such </w:delText>
        </w:r>
      </w:del>
      <w:ins w:id="107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period).</w:t>
      </w:r>
    </w:p>
    <w:p>
      <w:pPr>
        <w:spacing w:after="200"/>
      </w:pPr>
      <w:r>
        <w:rPr>
          <w:rFonts w:ascii="Calibri" w:cs="Calibri" w:eastAsia="Calibri" w:hAnsi="Calibri"/>
          <w:sz w:val="22"/>
          <w:szCs w:val="22"/>
        </w:rPr>
        <w:t xml:space="preserve">4.5 Adjustment for Stock Splits and </w:t>
      </w:r>
      <w:del w:id="1074" w:author="Rubicon Law" w:date="2026-10-08T17:26:09.524Z">
        <w:r>
          <w:rPr>
            <w:rFonts w:ascii="Calibri" w:cs="Calibri" w:eastAsia="Calibri" w:hAnsi="Calibri"/>
            <w:sz w:val="22"/>
            <w:szCs w:val="22"/>
          </w:rPr>
          <w:delText xml:space="preserve">Combinations </w:delText>
        </w:r>
      </w:del>
      <w:ins w:id="1075" w:author="Rubicon Law" w:date="2026-10-08T17:26:09.524Z">
        <w:r>
          <w:rPr>
            <w:rFonts w:ascii="Calibri" w:cs="Calibri" w:eastAsia="Calibri" w:hAnsi="Calibri"/>
            <w:sz w:val="22"/>
            <w:szCs w:val="22"/>
          </w:rPr>
          <w:t xml:space="preserve">Combinations. </w:t>
        </w:r>
      </w:ins>
      <w:r>
        <w:rPr>
          <w:rFonts w:ascii="Calibri" w:cs="Calibri" w:eastAsia="Calibri" w:hAnsi="Calibri"/>
          <w:sz w:val="22"/>
          <w:szCs w:val="22"/>
        </w:rPr>
        <w:t xml:space="preserve">If at any time or from time to time after the Original Issue Date the Corporation </w:t>
      </w:r>
      <w:del w:id="1076" w:author="Rubicon Law" w:date="2026-10-08T17:26:09.524Z">
        <w:r>
          <w:rPr>
            <w:rFonts w:ascii="Calibri" w:cs="Calibri" w:eastAsia="Calibri" w:hAnsi="Calibri"/>
            <w:sz w:val="22"/>
            <w:szCs w:val="22"/>
          </w:rPr>
          <w:delText xml:space="preserve">shall effect </w:delText>
        </w:r>
      </w:del>
      <w:ins w:id="1077" w:author="Rubicon Law" w:date="2026-10-08T17:26:09.524Z">
        <w:r>
          <w:rPr>
            <w:rFonts w:ascii="Calibri" w:cs="Calibri" w:eastAsia="Calibri" w:hAnsi="Calibri"/>
            <w:sz w:val="22"/>
            <w:szCs w:val="22"/>
          </w:rPr>
          <w:t xml:space="preserve">effects </w:t>
        </w:r>
      </w:ins>
      <w:r>
        <w:rPr>
          <w:rFonts w:ascii="Calibri" w:cs="Calibri" w:eastAsia="Calibri" w:hAnsi="Calibri"/>
          <w:sz w:val="22"/>
          <w:szCs w:val="22"/>
        </w:rPr>
        <w:t xml:space="preserve">a subdivision of the outstanding Common Stock, the Conversion Price of each series of Preferred Stock in effect immediately before </w:t>
      </w:r>
      <w:del w:id="1078" w:author="Rubicon Law" w:date="2026-10-08T17:26:09.524Z">
        <w:r>
          <w:rPr>
            <w:rFonts w:ascii="Calibri" w:cs="Calibri" w:eastAsia="Calibri" w:hAnsi="Calibri"/>
            <w:sz w:val="22"/>
            <w:szCs w:val="22"/>
          </w:rPr>
          <w:delText xml:space="preserve">that </w:delText>
        </w:r>
      </w:del>
      <w:ins w:id="107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subdivision </w:t>
      </w:r>
      <w:del w:id="1080" w:author="Rubicon Law" w:date="2026-10-08T17:26:09.524Z">
        <w:r>
          <w:rPr>
            <w:rFonts w:ascii="Calibri" w:cs="Calibri" w:eastAsia="Calibri" w:hAnsi="Calibri"/>
            <w:sz w:val="22"/>
            <w:szCs w:val="22"/>
          </w:rPr>
          <w:delText xml:space="preserve">shall </w:delText>
        </w:r>
      </w:del>
      <w:ins w:id="1081"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proportionately decreased so that the number of shares of Common Stock issuable on conversion of each share of </w:t>
      </w:r>
      <w:del w:id="1082" w:author="Rubicon Law" w:date="2026-10-08T17:26:09.524Z">
        <w:r>
          <w:rPr>
            <w:rFonts w:ascii="Calibri" w:cs="Calibri" w:eastAsia="Calibri" w:hAnsi="Calibri"/>
            <w:sz w:val="22"/>
            <w:szCs w:val="22"/>
          </w:rPr>
          <w:delText xml:space="preserve">such </w:delText>
        </w:r>
      </w:del>
      <w:ins w:id="108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084" w:author="Rubicon Law" w:date="2026-10-08T17:26:09.524Z">
        <w:r>
          <w:rPr>
            <w:rFonts w:ascii="Calibri" w:cs="Calibri" w:eastAsia="Calibri" w:hAnsi="Calibri"/>
            <w:sz w:val="22"/>
            <w:szCs w:val="22"/>
          </w:rPr>
          <w:delText xml:space="preserve">shall be </w:delText>
        </w:r>
      </w:del>
      <w:ins w:id="1085"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increased in proportion to </w:t>
      </w:r>
      <w:del w:id="1086" w:author="Rubicon Law" w:date="2026-10-08T17:26:09.524Z">
        <w:r>
          <w:rPr>
            <w:rFonts w:ascii="Calibri" w:cs="Calibri" w:eastAsia="Calibri" w:hAnsi="Calibri"/>
            <w:sz w:val="22"/>
            <w:szCs w:val="22"/>
          </w:rPr>
          <w:delText xml:space="preserve">such </w:delText>
        </w:r>
      </w:del>
      <w:ins w:id="108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increase in the aggregate number of shares of Common Stock outstanding. If </w:t>
      </w:r>
      <w:del w:id="1088" w:author="Rubicon Law" w:date="2026-10-08T17:26:09.524Z">
        <w:r>
          <w:rPr>
            <w:rFonts w:ascii="Calibri" w:cs="Calibri" w:eastAsia="Calibri" w:hAnsi="Calibri"/>
            <w:sz w:val="22"/>
            <w:szCs w:val="22"/>
          </w:rPr>
          <w:delText xml:space="preserve">the Corporation shall </w:delText>
        </w:r>
      </w:del>
      <w:r>
        <w:rPr>
          <w:rFonts w:ascii="Calibri" w:cs="Calibri" w:eastAsia="Calibri" w:hAnsi="Calibri"/>
          <w:sz w:val="22"/>
          <w:szCs w:val="22"/>
        </w:rPr>
        <w:t xml:space="preserve">at any time or from time to time after the Original Issue Date </w:t>
      </w:r>
      <w:del w:id="1089" w:author="Rubicon Law" w:date="2026-10-08T17:26:09.524Z">
        <w:r>
          <w:rPr>
            <w:rFonts w:ascii="Calibri" w:cs="Calibri" w:eastAsia="Calibri" w:hAnsi="Calibri"/>
            <w:sz w:val="22"/>
            <w:szCs w:val="22"/>
          </w:rPr>
          <w:delText xml:space="preserve">combine </w:delText>
        </w:r>
      </w:del>
      <w:ins w:id="1090" w:author="Rubicon Law" w:date="2026-10-08T17:26:09.524Z">
        <w:r>
          <w:rPr>
            <w:rFonts w:ascii="Calibri" w:cs="Calibri" w:eastAsia="Calibri" w:hAnsi="Calibri"/>
            <w:sz w:val="22"/>
            <w:szCs w:val="22"/>
          </w:rPr>
          <w:t xml:space="preserve">the Corporation combines </w:t>
        </w:r>
      </w:ins>
      <w:r>
        <w:rPr>
          <w:rFonts w:ascii="Calibri" w:cs="Calibri" w:eastAsia="Calibri" w:hAnsi="Calibri"/>
          <w:sz w:val="22"/>
          <w:szCs w:val="22"/>
        </w:rPr>
        <w:t xml:space="preserve">the outstanding shares of Common Stock, the Conversion Price of each series of Preferred Stock in effect immediately before the combination </w:t>
      </w:r>
      <w:del w:id="1091" w:author="Rubicon Law" w:date="2026-10-08T17:26:09.524Z">
        <w:r>
          <w:rPr>
            <w:rFonts w:ascii="Calibri" w:cs="Calibri" w:eastAsia="Calibri" w:hAnsi="Calibri"/>
            <w:sz w:val="22"/>
            <w:szCs w:val="22"/>
          </w:rPr>
          <w:delText xml:space="preserve">shall </w:delText>
        </w:r>
      </w:del>
      <w:ins w:id="1092"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proportionately increased so that the number of shares of Common Stock issuable on conversion of each share of </w:t>
      </w:r>
      <w:del w:id="1093" w:author="Rubicon Law" w:date="2026-10-08T17:26:09.524Z">
        <w:r>
          <w:rPr>
            <w:rFonts w:ascii="Calibri" w:cs="Calibri" w:eastAsia="Calibri" w:hAnsi="Calibri"/>
            <w:sz w:val="22"/>
            <w:szCs w:val="22"/>
          </w:rPr>
          <w:delText xml:space="preserve">such </w:delText>
        </w:r>
      </w:del>
      <w:ins w:id="1094"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095" w:author="Rubicon Law" w:date="2026-10-08T17:26:09.524Z">
        <w:r>
          <w:rPr>
            <w:rFonts w:ascii="Calibri" w:cs="Calibri" w:eastAsia="Calibri" w:hAnsi="Calibri"/>
            <w:sz w:val="22"/>
            <w:szCs w:val="22"/>
          </w:rPr>
          <w:delText xml:space="preserve">shall be </w:delText>
        </w:r>
      </w:del>
      <w:ins w:id="1096"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decreased in proportion to </w:t>
      </w:r>
      <w:del w:id="1097" w:author="Rubicon Law" w:date="2026-10-08T17:26:09.524Z">
        <w:r>
          <w:rPr>
            <w:rFonts w:ascii="Calibri" w:cs="Calibri" w:eastAsia="Calibri" w:hAnsi="Calibri"/>
            <w:sz w:val="22"/>
            <w:szCs w:val="22"/>
          </w:rPr>
          <w:delText xml:space="preserve">such </w:delText>
        </w:r>
      </w:del>
      <w:ins w:id="109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decrease in the aggregate number of shares of Common Stock outstanding. Any adjustment under this Section 4.5 </w:t>
      </w:r>
      <w:del w:id="1099" w:author="Rubicon Law" w:date="2026-10-08T17:26:09.524Z">
        <w:r>
          <w:rPr>
            <w:rFonts w:ascii="Calibri" w:cs="Calibri" w:eastAsia="Calibri" w:hAnsi="Calibri"/>
            <w:sz w:val="22"/>
            <w:szCs w:val="22"/>
          </w:rPr>
          <w:delText xml:space="preserve">shall become </w:delText>
        </w:r>
      </w:del>
      <w:ins w:id="1100" w:author="Rubicon Law" w:date="2026-10-08T17:26:09.524Z">
        <w:r>
          <w:rPr>
            <w:rFonts w:ascii="Calibri" w:cs="Calibri" w:eastAsia="Calibri" w:hAnsi="Calibri"/>
            <w:sz w:val="22"/>
            <w:szCs w:val="22"/>
          </w:rPr>
          <w:t xml:space="preserve">becomes </w:t>
        </w:r>
      </w:ins>
      <w:r>
        <w:rPr>
          <w:rFonts w:ascii="Calibri" w:cs="Calibri" w:eastAsia="Calibri" w:hAnsi="Calibri"/>
          <w:sz w:val="22"/>
          <w:szCs w:val="22"/>
        </w:rPr>
        <w:t xml:space="preserve">effective at the close of business on the date the subdivision or combination becomes effective.</w:t>
      </w:r>
    </w:p>
    <w:p>
      <w:pPr>
        <w:spacing w:after="200"/>
      </w:pPr>
      <w:r>
        <w:rPr>
          <w:rFonts w:ascii="Calibri" w:cs="Calibri" w:eastAsia="Calibri" w:hAnsi="Calibri"/>
          <w:sz w:val="22"/>
          <w:szCs w:val="22"/>
        </w:rPr>
        <w:t xml:space="preserve">4.6 Adjustment for Certain Dividends and Distributions. If at any time or from time to time after the Original Issue Date the Corporation </w:t>
      </w:r>
      <w:del w:id="1101" w:author="Rubicon Law" w:date="2026-10-08T17:26:09.524Z">
        <w:r>
          <w:rPr>
            <w:rFonts w:ascii="Calibri" w:cs="Calibri" w:eastAsia="Calibri" w:hAnsi="Calibri"/>
            <w:sz w:val="22"/>
            <w:szCs w:val="22"/>
          </w:rPr>
          <w:delText xml:space="preserve">shall make </w:delText>
        </w:r>
      </w:del>
      <w:ins w:id="1102" w:author="Rubicon Law" w:date="2026-10-08T17:26:09.524Z">
        <w:r>
          <w:rPr>
            <w:rFonts w:ascii="Calibri" w:cs="Calibri" w:eastAsia="Calibri" w:hAnsi="Calibri"/>
            <w:sz w:val="22"/>
            <w:szCs w:val="22"/>
          </w:rPr>
          <w:t xml:space="preserve">makes </w:t>
        </w:r>
      </w:ins>
      <w:r>
        <w:rPr>
          <w:rFonts w:ascii="Calibri" w:cs="Calibri" w:eastAsia="Calibri" w:hAnsi="Calibri"/>
          <w:sz w:val="22"/>
          <w:szCs w:val="22"/>
        </w:rPr>
        <w:t xml:space="preserve">or </w:t>
      </w:r>
      <w:del w:id="1103" w:author="Rubicon Law" w:date="2026-10-08T17:26:09.524Z">
        <w:r>
          <w:rPr>
            <w:rFonts w:ascii="Calibri" w:cs="Calibri" w:eastAsia="Calibri" w:hAnsi="Calibri"/>
            <w:sz w:val="22"/>
            <w:szCs w:val="22"/>
          </w:rPr>
          <w:delText xml:space="preserve">issue, </w:delText>
        </w:r>
      </w:del>
      <w:ins w:id="1104" w:author="Rubicon Law" w:date="2026-10-08T17:26:09.524Z">
        <w:r>
          <w:rPr>
            <w:rFonts w:ascii="Calibri" w:cs="Calibri" w:eastAsia="Calibri" w:hAnsi="Calibri"/>
            <w:sz w:val="22"/>
            <w:szCs w:val="22"/>
          </w:rPr>
          <w:t xml:space="preserve">issues, </w:t>
        </w:r>
      </w:ins>
      <w:r>
        <w:rPr>
          <w:rFonts w:ascii="Calibri" w:cs="Calibri" w:eastAsia="Calibri" w:hAnsi="Calibri"/>
          <w:sz w:val="22"/>
          <w:szCs w:val="22"/>
        </w:rPr>
        <w:t xml:space="preserve">or </w:t>
      </w:r>
      <w:del w:id="1105" w:author="Rubicon Law" w:date="2026-10-08T17:26:09.524Z">
        <w:r>
          <w:rPr>
            <w:rFonts w:ascii="Calibri" w:cs="Calibri" w:eastAsia="Calibri" w:hAnsi="Calibri"/>
            <w:sz w:val="22"/>
            <w:szCs w:val="22"/>
          </w:rPr>
          <w:delText xml:space="preserve">fix </w:delText>
        </w:r>
      </w:del>
      <w:ins w:id="1106" w:author="Rubicon Law" w:date="2026-10-08T17:26:09.524Z">
        <w:r>
          <w:rPr>
            <w:rFonts w:ascii="Calibri" w:cs="Calibri" w:eastAsia="Calibri" w:hAnsi="Calibri"/>
            <w:sz w:val="22"/>
            <w:szCs w:val="22"/>
          </w:rPr>
          <w:t xml:space="preserve">fixes </w:t>
        </w:r>
      </w:ins>
      <w:r>
        <w:rPr>
          <w:rFonts w:ascii="Calibri" w:cs="Calibri" w:eastAsia="Calibri" w:hAnsi="Calibri"/>
          <w:sz w:val="22"/>
          <w:szCs w:val="22"/>
        </w:rPr>
        <w:t xml:space="preserve">a record date for the determination of holders of Common Stock entitled to receive, a dividend or other distribution payable on the Common Stock in additional shares of Common Stock, then </w:t>
      </w:r>
      <w:del w:id="1107" w:author="Rubicon Law" w:date="2026-10-08T17:26:09.524Z">
        <w:r>
          <w:rPr>
            <w:rFonts w:ascii="Calibri" w:cs="Calibri" w:eastAsia="Calibri" w:hAnsi="Calibri"/>
            <w:sz w:val="22"/>
            <w:szCs w:val="22"/>
          </w:rPr>
          <w:delText xml:space="preserve">and </w:delText>
        </w:r>
      </w:del>
      <w:r>
        <w:rPr>
          <w:rFonts w:ascii="Calibri" w:cs="Calibri" w:eastAsia="Calibri" w:hAnsi="Calibri"/>
          <w:sz w:val="22"/>
          <w:szCs w:val="22"/>
        </w:rPr>
        <w:t xml:space="preserve">in each such event the Conversion Price of each series of Preferred Stock in effect immediately before </w:t>
      </w:r>
      <w:del w:id="1108" w:author="Rubicon Law" w:date="2026-10-08T17:26:09.524Z">
        <w:r>
          <w:rPr>
            <w:rFonts w:ascii="Calibri" w:cs="Calibri" w:eastAsia="Calibri" w:hAnsi="Calibri"/>
            <w:sz w:val="22"/>
            <w:szCs w:val="22"/>
          </w:rPr>
          <w:delText xml:space="preserve">such </w:delText>
        </w:r>
      </w:del>
      <w:ins w:id="110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event </w:t>
      </w:r>
      <w:del w:id="1110" w:author="Rubicon Law" w:date="2026-10-08T17:26:09.524Z">
        <w:r>
          <w:rPr>
            <w:rFonts w:ascii="Calibri" w:cs="Calibri" w:eastAsia="Calibri" w:hAnsi="Calibri"/>
            <w:sz w:val="22"/>
            <w:szCs w:val="22"/>
          </w:rPr>
          <w:delText xml:space="preserve">shall </w:delText>
        </w:r>
      </w:del>
      <w:ins w:id="1111"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decreased as of the time of </w:t>
      </w:r>
      <w:del w:id="1112" w:author="Rubicon Law" w:date="2026-10-08T17:26:09.524Z">
        <w:r>
          <w:rPr>
            <w:rFonts w:ascii="Calibri" w:cs="Calibri" w:eastAsia="Calibri" w:hAnsi="Calibri"/>
            <w:sz w:val="22"/>
            <w:szCs w:val="22"/>
          </w:rPr>
          <w:delText xml:space="preserve">such </w:delText>
        </w:r>
      </w:del>
      <w:ins w:id="111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issuance or, if </w:t>
      </w:r>
      <w:del w:id="1114"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a record date </w:t>
      </w:r>
      <w:del w:id="1115" w:author="Rubicon Law" w:date="2026-10-08T17:26:09.524Z">
        <w:r>
          <w:rPr>
            <w:rFonts w:ascii="Calibri" w:cs="Calibri" w:eastAsia="Calibri" w:hAnsi="Calibri"/>
            <w:sz w:val="22"/>
            <w:szCs w:val="22"/>
          </w:rPr>
          <w:delText xml:space="preserve">shall have </w:delText>
        </w:r>
      </w:del>
      <w:ins w:id="1116" w:author="Rubicon Law" w:date="2026-10-08T17:26:09.524Z">
        <w:r>
          <w:rPr>
            <w:rFonts w:ascii="Calibri" w:cs="Calibri" w:eastAsia="Calibri" w:hAnsi="Calibri"/>
            <w:sz w:val="22"/>
            <w:szCs w:val="22"/>
          </w:rPr>
          <w:t xml:space="preserve">has </w:t>
        </w:r>
      </w:ins>
      <w:r>
        <w:rPr>
          <w:rFonts w:ascii="Calibri" w:cs="Calibri" w:eastAsia="Calibri" w:hAnsi="Calibri"/>
          <w:sz w:val="22"/>
          <w:szCs w:val="22"/>
        </w:rPr>
        <w:t xml:space="preserve">been fixed, as of the close of business on </w:t>
      </w:r>
      <w:del w:id="1117" w:author="Rubicon Law" w:date="2026-10-08T17:26:09.524Z">
        <w:r>
          <w:rPr>
            <w:rFonts w:ascii="Calibri" w:cs="Calibri" w:eastAsia="Calibri" w:hAnsi="Calibri"/>
            <w:sz w:val="22"/>
            <w:szCs w:val="22"/>
          </w:rPr>
          <w:delText xml:space="preserve">such </w:delText>
        </w:r>
      </w:del>
      <w:ins w:id="111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record date, by multiplying the Conversion Price of </w:t>
      </w:r>
      <w:del w:id="1119" w:author="Rubicon Law" w:date="2026-10-08T17:26:09.524Z">
        <w:r>
          <w:rPr>
            <w:rFonts w:ascii="Calibri" w:cs="Calibri" w:eastAsia="Calibri" w:hAnsi="Calibri"/>
            <w:sz w:val="22"/>
            <w:szCs w:val="22"/>
          </w:rPr>
          <w:delText xml:space="preserve">each such </w:delText>
        </w:r>
      </w:del>
      <w:ins w:id="112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121"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then in effect by a </w:t>
      </w:r>
      <w:del w:id="1122" w:author="Rubicon Law" w:date="2026-10-08T17:26:09.524Z">
        <w:r>
          <w:rPr>
            <w:rFonts w:ascii="Calibri" w:cs="Calibri" w:eastAsia="Calibri" w:hAnsi="Calibri"/>
            <w:sz w:val="22"/>
            <w:szCs w:val="22"/>
          </w:rPr>
          <w:delText xml:space="preserve">fraction:</w:delText>
        </w:r>
      </w:del>
      <w:ins w:id="1123" w:author="Rubicon Law" w:date="2026-10-08T17:26:09.524Z">
        <w:r>
          <w:rPr>
            <w:rFonts w:ascii="Calibri" w:cs="Calibri" w:eastAsia="Calibri" w:hAnsi="Calibri"/>
            <w:sz w:val="22"/>
            <w:szCs w:val="22"/>
          </w:rPr>
          <w:t xml:space="preserve">fraction (a) the numerator of which is the total number of shares of Common Stock issued and outstanding immediately before the time of the issuance or the close of business on the record date, and (b) the denominator of which is the total number of shares of Common Stock issued and outstanding immediately before the time of the issuance or the close of business on the record date plus the number of shares of Common Stock issuable in payment of the dividend or distribution. Notwithstanding the foregoing, (i) if a record date has been fixed and the dividend is not fully paid or the distribution is not fully made on the date fixed for it, the Conversion Price of each series of Preferred Stock will be recomputed accordingly as of the close of business on the record date and thereafter will be adjusted under this Section 4.6 as of the time of actual payment of the dividend or distribution, and (ii) no adjustment will be made if the holders of each series of Preferred Stock simultaneously receive a dividend or other distribution of shares of Common Stock in a number equal to the number of shares of Common Stock they would have received if all outstanding shares of that series had been converted into Common Stock on the date of the event.</w:t>
        </w:r>
      </w:ins>
    </w:p>
    <w:p>
      <w:pPr>
        <w:spacing w:after="200"/>
      </w:pPr>
      <w:del w:id="1124" w:author="Rubicon Law" w:date="2026-10-08T17:26:09.524Z">
        <w:r>
          <w:rPr>
            <w:rFonts w:ascii="Calibri" w:cs="Calibri" w:eastAsia="Calibri" w:hAnsi="Calibri"/>
            <w:sz w:val="22"/>
            <w:szCs w:val="22"/>
          </w:rPr>
          <w:delText xml:space="preserve">(A) the numerator of which shall be the total number of shares of Common Stock issued and outstanding immediately prior to the time of such issuance or the close of business on such record date, and</w:delText>
        </w:r>
      </w:del>
    </w:p>
    <w:p>
      <w:pPr>
        <w:spacing w:after="200"/>
      </w:pPr>
      <w:del w:id="1125" w:author="Rubicon Law" w:date="2026-10-08T17:26:09.524Z">
        <w:r>
          <w:rPr>
            <w:rFonts w:ascii="Calibri" w:cs="Calibri" w:eastAsia="Calibri" w:hAnsi="Calibri"/>
            <w:sz w:val="22"/>
            <w:szCs w:val="22"/>
          </w:rPr>
          <w:delText xml:space="preserve">(B) 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delText>
        </w:r>
      </w:del>
    </w:p>
    <w:p>
      <w:pPr>
        <w:spacing w:after="200"/>
      </w:pPr>
      <w:del w:id="1126" w:author="Rubicon Law" w:date="2026-10-08T17:26:09.524Z">
        <w:r>
          <w:rPr>
            <w:rFonts w:ascii="Calibri" w:cs="Calibri" w:eastAsia="Calibri" w:hAnsi="Calibri"/>
            <w:sz w:val="22"/>
            <w:szCs w:val="22"/>
          </w:rPr>
          <w:delText xml:space="preserve">Notwithstanding the foregoing,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Section 4.6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delText>
        </w:r>
      </w:del>
    </w:p>
    <w:p>
      <w:pPr>
        <w:spacing w:after="200"/>
      </w:pPr>
      <w:r>
        <w:rPr>
          <w:rFonts w:ascii="Calibri" w:cs="Calibri" w:eastAsia="Calibri" w:hAnsi="Calibri"/>
          <w:sz w:val="22"/>
          <w:szCs w:val="22"/>
        </w:rPr>
        <w:t xml:space="preserve">4.7 Adjustments for Other Dividends and Distributions. If at any time or from time to time after the Original Issue Date the Corporation </w:t>
      </w:r>
      <w:del w:id="1127" w:author="Rubicon Law" w:date="2026-10-08T17:26:09.524Z">
        <w:r>
          <w:rPr>
            <w:rFonts w:ascii="Calibri" w:cs="Calibri" w:eastAsia="Calibri" w:hAnsi="Calibri"/>
            <w:sz w:val="22"/>
            <w:szCs w:val="22"/>
          </w:rPr>
          <w:delText xml:space="preserve">shall make </w:delText>
        </w:r>
      </w:del>
      <w:ins w:id="1128" w:author="Rubicon Law" w:date="2026-10-08T17:26:09.524Z">
        <w:r>
          <w:rPr>
            <w:rFonts w:ascii="Calibri" w:cs="Calibri" w:eastAsia="Calibri" w:hAnsi="Calibri"/>
            <w:sz w:val="22"/>
            <w:szCs w:val="22"/>
          </w:rPr>
          <w:t xml:space="preserve">makes </w:t>
        </w:r>
      </w:ins>
      <w:r>
        <w:rPr>
          <w:rFonts w:ascii="Calibri" w:cs="Calibri" w:eastAsia="Calibri" w:hAnsi="Calibri"/>
          <w:sz w:val="22"/>
          <w:szCs w:val="22"/>
        </w:rPr>
        <w:t xml:space="preserve">or </w:t>
      </w:r>
      <w:del w:id="1129" w:author="Rubicon Law" w:date="2026-10-08T17:26:09.524Z">
        <w:r>
          <w:rPr>
            <w:rFonts w:ascii="Calibri" w:cs="Calibri" w:eastAsia="Calibri" w:hAnsi="Calibri"/>
            <w:sz w:val="22"/>
            <w:szCs w:val="22"/>
          </w:rPr>
          <w:delText xml:space="preserve">issue, </w:delText>
        </w:r>
      </w:del>
      <w:ins w:id="1130" w:author="Rubicon Law" w:date="2026-10-08T17:26:09.524Z">
        <w:r>
          <w:rPr>
            <w:rFonts w:ascii="Calibri" w:cs="Calibri" w:eastAsia="Calibri" w:hAnsi="Calibri"/>
            <w:sz w:val="22"/>
            <w:szCs w:val="22"/>
          </w:rPr>
          <w:t xml:space="preserve">issues, </w:t>
        </w:r>
      </w:ins>
      <w:r>
        <w:rPr>
          <w:rFonts w:ascii="Calibri" w:cs="Calibri" w:eastAsia="Calibri" w:hAnsi="Calibri"/>
          <w:sz w:val="22"/>
          <w:szCs w:val="22"/>
        </w:rPr>
        <w:t xml:space="preserve">or </w:t>
      </w:r>
      <w:del w:id="1131" w:author="Rubicon Law" w:date="2026-10-08T17:26:09.524Z">
        <w:r>
          <w:rPr>
            <w:rFonts w:ascii="Calibri" w:cs="Calibri" w:eastAsia="Calibri" w:hAnsi="Calibri"/>
            <w:sz w:val="22"/>
            <w:szCs w:val="22"/>
          </w:rPr>
          <w:delText xml:space="preserve">fix </w:delText>
        </w:r>
      </w:del>
      <w:ins w:id="1132" w:author="Rubicon Law" w:date="2026-10-08T17:26:09.524Z">
        <w:r>
          <w:rPr>
            <w:rFonts w:ascii="Calibri" w:cs="Calibri" w:eastAsia="Calibri" w:hAnsi="Calibri"/>
            <w:sz w:val="22"/>
            <w:szCs w:val="22"/>
          </w:rPr>
          <w:t xml:space="preserve">fixes </w:t>
        </w:r>
      </w:ins>
      <w:r>
        <w:rPr>
          <w:rFonts w:ascii="Calibri" w:cs="Calibri" w:eastAsia="Calibri" w:hAnsi="Calibri"/>
          <w:sz w:val="22"/>
          <w:szCs w:val="22"/>
        </w:rPr>
        <w:t xml:space="preserve">a record date for the determination of holders of Common Stock entitled to receive, a dividend or other distribution payable in securities of the Corporation (other than a distribution of shares of Common Stock in respect of outstanding shares of Common Stock) or in other </w:t>
      </w:r>
      <w:del w:id="1133" w:author="Rubicon Law" w:date="2026-10-08T17:26:09.524Z">
        <w:r>
          <w:rPr>
            <w:rFonts w:ascii="Calibri" w:cs="Calibri" w:eastAsia="Calibri" w:hAnsi="Calibri"/>
            <w:sz w:val="22"/>
            <w:szCs w:val="22"/>
          </w:rPr>
          <w:delText xml:space="preserve">property </w:delText>
        </w:r>
      </w:del>
      <w:ins w:id="1134" w:author="Rubicon Law" w:date="2026-10-08T17:26:09.524Z">
        <w:r>
          <w:rPr>
            <w:rFonts w:ascii="Calibri" w:cs="Calibri" w:eastAsia="Calibri" w:hAnsi="Calibri"/>
            <w:sz w:val="22"/>
            <w:szCs w:val="22"/>
          </w:rPr>
          <w:t xml:space="preserve">property, </w:t>
        </w:r>
      </w:ins>
      <w:r>
        <w:rPr>
          <w:rFonts w:ascii="Calibri" w:cs="Calibri" w:eastAsia="Calibri" w:hAnsi="Calibri"/>
          <w:sz w:val="22"/>
          <w:szCs w:val="22"/>
        </w:rPr>
        <w:t xml:space="preserve">and </w:t>
      </w:r>
      <w:del w:id="1135" w:author="Rubicon Law" w:date="2026-10-08T17:26:09.524Z">
        <w:r>
          <w:rPr>
            <w:rFonts w:ascii="Calibri" w:cs="Calibri" w:eastAsia="Calibri" w:hAnsi="Calibri"/>
            <w:sz w:val="22"/>
            <w:szCs w:val="22"/>
          </w:rPr>
          <w:delText xml:space="preserve">the provisions of </w:delText>
        </w:r>
      </w:del>
      <w:r>
        <w:rPr>
          <w:rFonts w:ascii="Calibri" w:cs="Calibri" w:eastAsia="Calibri" w:hAnsi="Calibri"/>
          <w:sz w:val="22"/>
          <w:szCs w:val="22"/>
        </w:rPr>
        <w:t xml:space="preserve">Section 1 </w:t>
      </w:r>
      <w:del w:id="1136" w:author="Rubicon Law" w:date="2026-10-08T17:26:09.524Z">
        <w:r>
          <w:rPr>
            <w:rFonts w:ascii="Calibri" w:cs="Calibri" w:eastAsia="Calibri" w:hAnsi="Calibri"/>
            <w:sz w:val="22"/>
            <w:szCs w:val="22"/>
          </w:rPr>
          <w:delText xml:space="preserve">do </w:delText>
        </w:r>
      </w:del>
      <w:ins w:id="1137" w:author="Rubicon Law" w:date="2026-10-08T17:26:09.524Z">
        <w:r>
          <w:rPr>
            <w:rFonts w:ascii="Calibri" w:cs="Calibri" w:eastAsia="Calibri" w:hAnsi="Calibri"/>
            <w:sz w:val="22"/>
            <w:szCs w:val="22"/>
          </w:rPr>
          <w:t xml:space="preserve">does </w:t>
        </w:r>
      </w:ins>
      <w:r>
        <w:rPr>
          <w:rFonts w:ascii="Calibri" w:cs="Calibri" w:eastAsia="Calibri" w:hAnsi="Calibri"/>
          <w:sz w:val="22"/>
          <w:szCs w:val="22"/>
        </w:rPr>
        <w:t xml:space="preserve">not apply to </w:t>
      </w:r>
      <w:del w:id="1138" w:author="Rubicon Law" w:date="2026-10-08T17:26:09.524Z">
        <w:r>
          <w:rPr>
            <w:rFonts w:ascii="Calibri" w:cs="Calibri" w:eastAsia="Calibri" w:hAnsi="Calibri"/>
            <w:sz w:val="22"/>
            <w:szCs w:val="22"/>
          </w:rPr>
          <w:delText xml:space="preserve">such </w:delText>
        </w:r>
      </w:del>
      <w:ins w:id="1139"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dividend or distribution, then </w:t>
      </w:r>
      <w:del w:id="1140" w:author="Rubicon Law" w:date="2026-10-08T17:26:09.524Z">
        <w:r>
          <w:rPr>
            <w:rFonts w:ascii="Calibri" w:cs="Calibri" w:eastAsia="Calibri" w:hAnsi="Calibri"/>
            <w:sz w:val="22"/>
            <w:szCs w:val="22"/>
          </w:rPr>
          <w:delText xml:space="preserve">and </w:delText>
        </w:r>
      </w:del>
      <w:r>
        <w:rPr>
          <w:rFonts w:ascii="Calibri" w:cs="Calibri" w:eastAsia="Calibri" w:hAnsi="Calibri"/>
          <w:sz w:val="22"/>
          <w:szCs w:val="22"/>
        </w:rPr>
        <w:t xml:space="preserve">in each such event the holders of Preferred Stock </w:t>
      </w:r>
      <w:del w:id="1141" w:author="Rubicon Law" w:date="2026-10-08T17:26:09.524Z">
        <w:r>
          <w:rPr>
            <w:rFonts w:ascii="Calibri" w:cs="Calibri" w:eastAsia="Calibri" w:hAnsi="Calibri"/>
            <w:sz w:val="22"/>
            <w:szCs w:val="22"/>
          </w:rPr>
          <w:delText xml:space="preserve">shall </w:delText>
        </w:r>
      </w:del>
      <w:ins w:id="1142"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receive, simultaneously with the distribution to the holders of Common Stock, a dividend or other distribution of </w:t>
      </w:r>
      <w:del w:id="1143" w:author="Rubicon Law" w:date="2026-10-08T17:26:09.524Z">
        <w:r>
          <w:rPr>
            <w:rFonts w:ascii="Calibri" w:cs="Calibri" w:eastAsia="Calibri" w:hAnsi="Calibri"/>
            <w:sz w:val="22"/>
            <w:szCs w:val="22"/>
          </w:rPr>
          <w:delText xml:space="preserve">such </w:delText>
        </w:r>
      </w:del>
      <w:ins w:id="114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securities or other property in an amount equal to the amount of </w:t>
      </w:r>
      <w:del w:id="1145"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securities or other property </w:t>
      </w:r>
      <w:del w:id="1146" w:author="Rubicon Law" w:date="2026-10-08T17:26:09.524Z">
        <w:r>
          <w:rPr>
            <w:rFonts w:ascii="Calibri" w:cs="Calibri" w:eastAsia="Calibri" w:hAnsi="Calibri"/>
            <w:sz w:val="22"/>
            <w:szCs w:val="22"/>
          </w:rPr>
          <w:delText xml:space="preserve">as </w:delText>
        </w:r>
      </w:del>
      <w:r>
        <w:rPr>
          <w:rFonts w:ascii="Calibri" w:cs="Calibri" w:eastAsia="Calibri" w:hAnsi="Calibri"/>
          <w:sz w:val="22"/>
          <w:szCs w:val="22"/>
        </w:rPr>
        <w:t xml:space="preserve">they would have received if all outstanding shares of Preferred Stock had been converted into Common Stock on the date of </w:t>
      </w:r>
      <w:del w:id="1147" w:author="Rubicon Law" w:date="2026-10-08T17:26:09.524Z">
        <w:r>
          <w:rPr>
            <w:rFonts w:ascii="Calibri" w:cs="Calibri" w:eastAsia="Calibri" w:hAnsi="Calibri"/>
            <w:sz w:val="22"/>
            <w:szCs w:val="22"/>
          </w:rPr>
          <w:delText xml:space="preserve">such </w:delText>
        </w:r>
      </w:del>
      <w:ins w:id="114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event.</w:t>
      </w:r>
    </w:p>
    <w:p>
      <w:pPr>
        <w:spacing w:after="200"/>
      </w:pPr>
      <w:r>
        <w:rPr>
          <w:rFonts w:ascii="Calibri" w:cs="Calibri" w:eastAsia="Calibri" w:hAnsi="Calibri"/>
          <w:sz w:val="22"/>
          <w:szCs w:val="22"/>
        </w:rPr>
        <w:t xml:space="preserve">4.8 Adjustment for Merger or </w:t>
      </w:r>
      <w:del w:id="1149" w:author="Rubicon Law" w:date="2026-10-08T17:26:09.524Z">
        <w:r>
          <w:rPr>
            <w:rFonts w:ascii="Calibri" w:cs="Calibri" w:eastAsia="Calibri" w:hAnsi="Calibri"/>
            <w:sz w:val="22"/>
            <w:szCs w:val="22"/>
          </w:rPr>
          <w:delText xml:space="preserve">Reorganization, etc. </w:delText>
        </w:r>
      </w:del>
      <w:ins w:id="1150" w:author="Rubicon Law" w:date="2026-10-08T17:26:09.524Z">
        <w:r>
          <w:rPr>
            <w:rFonts w:ascii="Calibri" w:cs="Calibri" w:eastAsia="Calibri" w:hAnsi="Calibri"/>
            <w:sz w:val="22"/>
            <w:szCs w:val="22"/>
          </w:rPr>
          <w:t xml:space="preserve">Reorganization. </w:t>
        </w:r>
      </w:ins>
      <w:r>
        <w:rPr>
          <w:rFonts w:ascii="Calibri" w:cs="Calibri" w:eastAsia="Calibri" w:hAnsi="Calibri"/>
          <w:sz w:val="22"/>
          <w:szCs w:val="22"/>
        </w:rPr>
        <w:t xml:space="preserve">Subject to </w:t>
      </w:r>
      <w:del w:id="1151" w:author="Rubicon Law" w:date="2026-10-08T17:26:09.524Z">
        <w:r>
          <w:rPr>
            <w:rFonts w:ascii="Calibri" w:cs="Calibri" w:eastAsia="Calibri" w:hAnsi="Calibri"/>
            <w:sz w:val="22"/>
            <w:szCs w:val="22"/>
          </w:rPr>
          <w:delText xml:space="preserve">the provisions of </w:delText>
        </w:r>
      </w:del>
      <w:r>
        <w:rPr>
          <w:rFonts w:ascii="Calibri" w:cs="Calibri" w:eastAsia="Calibri" w:hAnsi="Calibri"/>
          <w:sz w:val="22"/>
          <w:szCs w:val="22"/>
        </w:rPr>
        <w:t xml:space="preserve">Section 2.3, if there </w:t>
      </w:r>
      <w:del w:id="1152" w:author="Rubicon Law" w:date="2026-10-08T17:26:09.524Z">
        <w:r>
          <w:rPr>
            <w:rFonts w:ascii="Calibri" w:cs="Calibri" w:eastAsia="Calibri" w:hAnsi="Calibri"/>
            <w:sz w:val="22"/>
            <w:szCs w:val="22"/>
          </w:rPr>
          <w:delText xml:space="preserve">shall occur </w:delText>
        </w:r>
      </w:del>
      <w:ins w:id="1153" w:author="Rubicon Law" w:date="2026-10-08T17:26:09.524Z">
        <w:r>
          <w:rPr>
            <w:rFonts w:ascii="Calibri" w:cs="Calibri" w:eastAsia="Calibri" w:hAnsi="Calibri"/>
            <w:sz w:val="22"/>
            <w:szCs w:val="22"/>
          </w:rPr>
          <w:t xml:space="preserve">occurs </w:t>
        </w:r>
      </w:ins>
      <w:r>
        <w:rPr>
          <w:rFonts w:ascii="Calibri" w:cs="Calibri" w:eastAsia="Calibri" w:hAnsi="Calibri"/>
          <w:sz w:val="22"/>
          <w:szCs w:val="22"/>
        </w:rPr>
        <w:t xml:space="preserve">any reorganization, recapitalization, reclassification, consolidation or merger involving the Corporation in which the Common Stock (but not the Preferred Stock) is converted into or exchanged for securities, cash or other property (other than a transaction covered by </w:t>
      </w:r>
      <w:del w:id="1154" w:author="Rubicon Law" w:date="2026-10-08T17:26:09.524Z">
        <w:r>
          <w:rPr>
            <w:rFonts w:ascii="Calibri" w:cs="Calibri" w:eastAsia="Calibri" w:hAnsi="Calibri"/>
            <w:sz w:val="22"/>
            <w:szCs w:val="22"/>
          </w:rPr>
          <w:delText xml:space="preserve">Sections </w:delText>
        </w:r>
      </w:del>
      <w:ins w:id="1155" w:author="Rubicon Law" w:date="2026-10-08T17:26:09.524Z">
        <w:r>
          <w:rPr>
            <w:rFonts w:ascii="Calibri" w:cs="Calibri" w:eastAsia="Calibri" w:hAnsi="Calibri"/>
            <w:sz w:val="22"/>
            <w:szCs w:val="22"/>
          </w:rPr>
          <w:t xml:space="preserve">Section </w:t>
        </w:r>
      </w:ins>
      <w:r>
        <w:rPr>
          <w:rFonts w:ascii="Calibri" w:cs="Calibri" w:eastAsia="Calibri" w:hAnsi="Calibri"/>
          <w:sz w:val="22"/>
          <w:szCs w:val="22"/>
        </w:rPr>
        <w:t xml:space="preserve">4.4, 4.6 or 4.7), then, following </w:t>
      </w:r>
      <w:del w:id="1156" w:author="Rubicon Law" w:date="2026-10-08T17:26:09.524Z">
        <w:r>
          <w:rPr>
            <w:rFonts w:ascii="Calibri" w:cs="Calibri" w:eastAsia="Calibri" w:hAnsi="Calibri"/>
            <w:sz w:val="22"/>
            <w:szCs w:val="22"/>
          </w:rPr>
          <w:delText xml:space="preserve">any such reorganization, recapitalization, reclassification, consolidation or merger, </w:delText>
        </w:r>
      </w:del>
      <w:ins w:id="1157" w:author="Rubicon Law" w:date="2026-10-08T17:26:09.524Z">
        <w:r>
          <w:rPr>
            <w:rFonts w:ascii="Calibri" w:cs="Calibri" w:eastAsia="Calibri" w:hAnsi="Calibri"/>
            <w:sz w:val="22"/>
            <w:szCs w:val="22"/>
          </w:rPr>
          <w:t xml:space="preserve">the transaction, </w:t>
        </w:r>
      </w:ins>
      <w:r>
        <w:rPr>
          <w:rFonts w:ascii="Calibri" w:cs="Calibri" w:eastAsia="Calibri" w:hAnsi="Calibri"/>
          <w:sz w:val="22"/>
          <w:szCs w:val="22"/>
        </w:rPr>
        <w:t xml:space="preserve">each share of Preferred Stock </w:t>
      </w:r>
      <w:del w:id="1158" w:author="Rubicon Law" w:date="2026-10-08T17:26:09.524Z">
        <w:r>
          <w:rPr>
            <w:rFonts w:ascii="Calibri" w:cs="Calibri" w:eastAsia="Calibri" w:hAnsi="Calibri"/>
            <w:sz w:val="22"/>
            <w:szCs w:val="22"/>
          </w:rPr>
          <w:delText xml:space="preserve">shall thereafter </w:delText>
        </w:r>
      </w:del>
      <w:ins w:id="1159"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w:t>
      </w:r>
      <w:del w:id="1160" w:author="Rubicon Law" w:date="2026-10-08T17:26:09.524Z">
        <w:r>
          <w:rPr>
            <w:rFonts w:ascii="Calibri" w:cs="Calibri" w:eastAsia="Calibri" w:hAnsi="Calibri"/>
            <w:sz w:val="22"/>
            <w:szCs w:val="22"/>
          </w:rPr>
          <w:delText xml:space="preserve">convertible </w:delText>
        </w:r>
      </w:del>
      <w:ins w:id="1161" w:author="Rubicon Law" w:date="2026-10-08T17:26:09.524Z">
        <w:r>
          <w:rPr>
            <w:rFonts w:ascii="Calibri" w:cs="Calibri" w:eastAsia="Calibri" w:hAnsi="Calibri"/>
            <w:sz w:val="22"/>
            <w:szCs w:val="22"/>
          </w:rPr>
          <w:t xml:space="preserve">convertible, </w:t>
        </w:r>
      </w:ins>
      <w:r>
        <w:rPr>
          <w:rFonts w:ascii="Calibri" w:cs="Calibri" w:eastAsia="Calibri" w:hAnsi="Calibri"/>
          <w:sz w:val="22"/>
          <w:szCs w:val="22"/>
        </w:rPr>
        <w:t xml:space="preserve">in lieu of the Common Stock into which it was convertible </w:t>
      </w:r>
      <w:del w:id="1162" w:author="Rubicon Law" w:date="2026-10-08T17:26:09.524Z">
        <w:r>
          <w:rPr>
            <w:rFonts w:ascii="Calibri" w:cs="Calibri" w:eastAsia="Calibri" w:hAnsi="Calibri"/>
            <w:sz w:val="22"/>
            <w:szCs w:val="22"/>
          </w:rPr>
          <w:delText xml:space="preserve">prior to such event </w:delText>
        </w:r>
      </w:del>
      <w:ins w:id="1163" w:author="Rubicon Law" w:date="2026-10-08T17:26:09.524Z">
        <w:r>
          <w:rPr>
            <w:rFonts w:ascii="Calibri" w:cs="Calibri" w:eastAsia="Calibri" w:hAnsi="Calibri"/>
            <w:sz w:val="22"/>
            <w:szCs w:val="22"/>
          </w:rPr>
          <w:t xml:space="preserve">before the event, </w:t>
        </w:r>
      </w:ins>
      <w:r>
        <w:rPr>
          <w:rFonts w:ascii="Calibri" w:cs="Calibri" w:eastAsia="Calibri" w:hAnsi="Calibri"/>
          <w:sz w:val="22"/>
          <w:szCs w:val="22"/>
        </w:rPr>
        <w:t xml:space="preserve">into the kind and amount of securities, cash or other property </w:t>
      </w:r>
      <w:del w:id="1164" w:author="Rubicon Law" w:date="2026-10-08T17:26:09.524Z">
        <w:r>
          <w:rPr>
            <w:rFonts w:ascii="Calibri" w:cs="Calibri" w:eastAsia="Calibri" w:hAnsi="Calibri"/>
            <w:sz w:val="22"/>
            <w:szCs w:val="22"/>
          </w:rPr>
          <w:delText xml:space="preserve">which </w:delText>
        </w:r>
      </w:del>
      <w:ins w:id="116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a holder of the number of shares of Common Stock </w:t>
      </w:r>
      <w:del w:id="1166" w:author="Rubicon Law" w:date="2026-10-08T17:26:09.524Z">
        <w:r>
          <w:rPr>
            <w:rFonts w:ascii="Calibri" w:cs="Calibri" w:eastAsia="Calibri" w:hAnsi="Calibri"/>
            <w:sz w:val="22"/>
            <w:szCs w:val="22"/>
          </w:rPr>
          <w:delText xml:space="preserve">of the Corporation </w:delText>
        </w:r>
      </w:del>
      <w:r>
        <w:rPr>
          <w:rFonts w:ascii="Calibri" w:cs="Calibri" w:eastAsia="Calibri" w:hAnsi="Calibri"/>
          <w:sz w:val="22"/>
          <w:szCs w:val="22"/>
        </w:rPr>
        <w:t xml:space="preserve">issuable upon conversion of one share of </w:t>
      </w:r>
      <w:del w:id="1167" w:author="Rubicon Law" w:date="2026-10-08T17:26:09.524Z">
        <w:r>
          <w:rPr>
            <w:rFonts w:ascii="Calibri" w:cs="Calibri" w:eastAsia="Calibri" w:hAnsi="Calibri"/>
            <w:sz w:val="22"/>
            <w:szCs w:val="22"/>
          </w:rPr>
          <w:delText xml:space="preserve">such </w:delText>
        </w:r>
      </w:del>
      <w:ins w:id="1168" w:author="Rubicon Law" w:date="2026-10-08T17:26:09.524Z">
        <w:r>
          <w:rPr>
            <w:rFonts w:ascii="Calibri" w:cs="Calibri" w:eastAsia="Calibri" w:hAnsi="Calibri"/>
            <w:sz w:val="22"/>
            <w:szCs w:val="22"/>
          </w:rPr>
          <w:t xml:space="preserve">that series of </w:t>
        </w:r>
      </w:ins>
      <w:r>
        <w:rPr>
          <w:rFonts w:ascii="Calibri" w:cs="Calibri" w:eastAsia="Calibri" w:hAnsi="Calibri"/>
          <w:sz w:val="22"/>
          <w:szCs w:val="22"/>
        </w:rPr>
        <w:t xml:space="preserve">Preferred Stock immediately </w:t>
      </w:r>
      <w:del w:id="1169" w:author="Rubicon Law" w:date="2026-10-08T17:26:09.524Z">
        <w:r>
          <w:rPr>
            <w:rFonts w:ascii="Calibri" w:cs="Calibri" w:eastAsia="Calibri" w:hAnsi="Calibri"/>
            <w:sz w:val="22"/>
            <w:szCs w:val="22"/>
          </w:rPr>
          <w:delText xml:space="preserve">prior to such reorganization, recapitalization, reclassification, consolidation or merger </w:delText>
        </w:r>
      </w:del>
      <w:ins w:id="1170" w:author="Rubicon Law" w:date="2026-10-08T17:26:09.524Z">
        <w:r>
          <w:rPr>
            <w:rFonts w:ascii="Calibri" w:cs="Calibri" w:eastAsia="Calibri" w:hAnsi="Calibri"/>
            <w:sz w:val="22"/>
            <w:szCs w:val="22"/>
          </w:rPr>
          <w:t xml:space="preserve">before the transaction </w:t>
        </w:r>
      </w:ins>
      <w:r>
        <w:rPr>
          <w:rFonts w:ascii="Calibri" w:cs="Calibri" w:eastAsia="Calibri" w:hAnsi="Calibri"/>
          <w:sz w:val="22"/>
          <w:szCs w:val="22"/>
        </w:rPr>
        <w:t xml:space="preserve">would have been entitled to receive </w:t>
      </w:r>
      <w:del w:id="1171" w:author="Rubicon Law" w:date="2026-10-08T17:26:09.524Z">
        <w:r>
          <w:rPr>
            <w:rFonts w:ascii="Calibri" w:cs="Calibri" w:eastAsia="Calibri" w:hAnsi="Calibri"/>
            <w:sz w:val="22"/>
            <w:szCs w:val="22"/>
          </w:rPr>
          <w:delText xml:space="preserve">pursuant to such transaction; and, </w:delText>
        </w:r>
      </w:del>
      <w:r>
        <w:rPr>
          <w:rFonts w:ascii="Calibri" w:cs="Calibri" w:eastAsia="Calibri" w:hAnsi="Calibri"/>
          <w:sz w:val="22"/>
          <w:szCs w:val="22"/>
        </w:rPr>
        <w:t xml:space="preserve">in </w:t>
      </w:r>
      <w:del w:id="1172" w:author="Rubicon Law" w:date="2026-10-08T17:26:09.524Z">
        <w:r>
          <w:rPr>
            <w:rFonts w:ascii="Calibri" w:cs="Calibri" w:eastAsia="Calibri" w:hAnsi="Calibri"/>
            <w:sz w:val="22"/>
            <w:szCs w:val="22"/>
          </w:rPr>
          <w:delText xml:space="preserve">such </w:delText>
        </w:r>
      </w:del>
      <w:ins w:id="1173" w:author="Rubicon Law" w:date="2026-10-08T17:26:09.524Z">
        <w:r>
          <w:rPr>
            <w:rFonts w:ascii="Calibri" w:cs="Calibri" w:eastAsia="Calibri" w:hAnsi="Calibri"/>
            <w:sz w:val="22"/>
            <w:szCs w:val="22"/>
          </w:rPr>
          <w:t xml:space="preserve">the transaction. In that </w:t>
        </w:r>
      </w:ins>
      <w:r>
        <w:rPr>
          <w:rFonts w:ascii="Calibri" w:cs="Calibri" w:eastAsia="Calibri" w:hAnsi="Calibri"/>
          <w:sz w:val="22"/>
          <w:szCs w:val="22"/>
        </w:rPr>
        <w:t xml:space="preserve">case, appropriate adjustment (as determined in good faith by the Board of Directors) </w:t>
      </w:r>
      <w:del w:id="1174" w:author="Rubicon Law" w:date="2026-10-08T17:26:09.524Z">
        <w:r>
          <w:rPr>
            <w:rFonts w:ascii="Calibri" w:cs="Calibri" w:eastAsia="Calibri" w:hAnsi="Calibri"/>
            <w:sz w:val="22"/>
            <w:szCs w:val="22"/>
          </w:rPr>
          <w:delText xml:space="preserve">shall </w:delText>
        </w:r>
      </w:del>
      <w:ins w:id="1175"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made in the application of </w:t>
      </w:r>
      <w:del w:id="1176" w:author="Rubicon Law" w:date="2026-10-08T17:26:09.524Z">
        <w:r>
          <w:rPr>
            <w:rFonts w:ascii="Calibri" w:cs="Calibri" w:eastAsia="Calibri" w:hAnsi="Calibri"/>
            <w:sz w:val="22"/>
            <w:szCs w:val="22"/>
          </w:rPr>
          <w:delText xml:space="preserve">the provisions in </w:delText>
        </w:r>
      </w:del>
      <w:r>
        <w:rPr>
          <w:rFonts w:ascii="Calibri" w:cs="Calibri" w:eastAsia="Calibri" w:hAnsi="Calibri"/>
          <w:sz w:val="22"/>
          <w:szCs w:val="22"/>
        </w:rPr>
        <w:t xml:space="preserve">this Section 4 with respect to the rights and interests </w:t>
      </w:r>
      <w:del w:id="1177" w:author="Rubicon Law" w:date="2026-10-08T17:26:09.524Z">
        <w:r>
          <w:rPr>
            <w:rFonts w:ascii="Calibri" w:cs="Calibri" w:eastAsia="Calibri" w:hAnsi="Calibri"/>
            <w:sz w:val="22"/>
            <w:szCs w:val="22"/>
          </w:rPr>
          <w:delText xml:space="preserve">thereafter </w:delText>
        </w:r>
      </w:del>
      <w:r>
        <w:rPr>
          <w:rFonts w:ascii="Calibri" w:cs="Calibri" w:eastAsia="Calibri" w:hAnsi="Calibri"/>
          <w:sz w:val="22"/>
          <w:szCs w:val="22"/>
        </w:rPr>
        <w:t xml:space="preserve">of the holders of the Preferred </w:t>
      </w:r>
      <w:del w:id="1178" w:author="Rubicon Law" w:date="2026-10-08T17:26:09.524Z">
        <w:r>
          <w:rPr>
            <w:rFonts w:ascii="Calibri" w:cs="Calibri" w:eastAsia="Calibri" w:hAnsi="Calibri"/>
            <w:sz w:val="22"/>
            <w:szCs w:val="22"/>
          </w:rPr>
          <w:delText xml:space="preserve">Stock, to </w:delText>
        </w:r>
      </w:del>
      <w:ins w:id="1179" w:author="Rubicon Law" w:date="2026-10-08T17:26:09.524Z">
        <w:r>
          <w:rPr>
            <w:rFonts w:ascii="Calibri" w:cs="Calibri" w:eastAsia="Calibri" w:hAnsi="Calibri"/>
            <w:sz w:val="22"/>
            <w:szCs w:val="22"/>
          </w:rPr>
          <w:t xml:space="preserve">Stock after </w:t>
        </w:r>
      </w:ins>
      <w:r>
        <w:rPr>
          <w:rFonts w:ascii="Calibri" w:cs="Calibri" w:eastAsia="Calibri" w:hAnsi="Calibri"/>
          <w:sz w:val="22"/>
          <w:szCs w:val="22"/>
        </w:rPr>
        <w:t xml:space="preserve">the </w:t>
      </w:r>
      <w:del w:id="1180" w:author="Rubicon Law" w:date="2026-10-08T17:26:09.524Z">
        <w:r>
          <w:rPr>
            <w:rFonts w:ascii="Calibri" w:cs="Calibri" w:eastAsia="Calibri" w:hAnsi="Calibri"/>
            <w:sz w:val="22"/>
            <w:szCs w:val="22"/>
          </w:rPr>
          <w:delText xml:space="preserve">end </w:delText>
        </w:r>
      </w:del>
      <w:ins w:id="1181" w:author="Rubicon Law" w:date="2026-10-08T17:26:09.524Z">
        <w:r>
          <w:rPr>
            <w:rFonts w:ascii="Calibri" w:cs="Calibri" w:eastAsia="Calibri" w:hAnsi="Calibri"/>
            <w:sz w:val="22"/>
            <w:szCs w:val="22"/>
          </w:rPr>
          <w:t xml:space="preserve">transaction, so </w:t>
        </w:r>
      </w:ins>
      <w:r>
        <w:rPr>
          <w:rFonts w:ascii="Calibri" w:cs="Calibri" w:eastAsia="Calibri" w:hAnsi="Calibri"/>
          <w:sz w:val="22"/>
          <w:szCs w:val="22"/>
        </w:rPr>
        <w:t xml:space="preserve">that the provisions </w:t>
      </w:r>
      <w:del w:id="1182" w:author="Rubicon Law" w:date="2026-10-08T17:26:09.524Z">
        <w:r>
          <w:rPr>
            <w:rFonts w:ascii="Calibri" w:cs="Calibri" w:eastAsia="Calibri" w:hAnsi="Calibri"/>
            <w:sz w:val="22"/>
            <w:szCs w:val="22"/>
          </w:rPr>
          <w:delText xml:space="preserve">set forth in </w:delText>
        </w:r>
      </w:del>
      <w:ins w:id="1183" w:author="Rubicon Law" w:date="2026-10-08T17:26:09.524Z">
        <w:r>
          <w:rPr>
            <w:rFonts w:ascii="Calibri" w:cs="Calibri" w:eastAsia="Calibri" w:hAnsi="Calibri"/>
            <w:sz w:val="22"/>
            <w:szCs w:val="22"/>
          </w:rPr>
          <w:t xml:space="preserve">of </w:t>
        </w:r>
      </w:ins>
      <w:r>
        <w:rPr>
          <w:rFonts w:ascii="Calibri" w:cs="Calibri" w:eastAsia="Calibri" w:hAnsi="Calibri"/>
          <w:sz w:val="22"/>
          <w:szCs w:val="22"/>
        </w:rPr>
        <w:t xml:space="preserve">this Section </w:t>
      </w:r>
      <w:del w:id="1184" w:author="Rubicon Law" w:date="2026-10-08T17:26:09.524Z">
        <w:r>
          <w:rPr>
            <w:rFonts w:ascii="Calibri" w:cs="Calibri" w:eastAsia="Calibri" w:hAnsi="Calibri"/>
            <w:sz w:val="22"/>
            <w:szCs w:val="22"/>
          </w:rPr>
          <w:delText xml:space="preserve">4.8 </w:delText>
        </w:r>
      </w:del>
      <w:ins w:id="1185" w:author="Rubicon Law" w:date="2026-10-08T17:26:09.524Z">
        <w:r>
          <w:rPr>
            <w:rFonts w:ascii="Calibri" w:cs="Calibri" w:eastAsia="Calibri" w:hAnsi="Calibri"/>
            <w:sz w:val="22"/>
            <w:szCs w:val="22"/>
          </w:rPr>
          <w:t xml:space="preserve">4 </w:t>
        </w:r>
      </w:ins>
      <w:r>
        <w:rPr>
          <w:rFonts w:ascii="Calibri" w:cs="Calibri" w:eastAsia="Calibri" w:hAnsi="Calibri"/>
          <w:sz w:val="22"/>
          <w:szCs w:val="22"/>
        </w:rPr>
        <w:t xml:space="preserve">(including provisions with respect to changes in and other adjustments of the Conversion Price of each series of Preferred Stock) </w:t>
      </w:r>
      <w:del w:id="1186" w:author="Rubicon Law" w:date="2026-10-08T17:26:09.524Z">
        <w:r>
          <w:rPr>
            <w:rFonts w:ascii="Calibri" w:cs="Calibri" w:eastAsia="Calibri" w:hAnsi="Calibri"/>
            <w:sz w:val="22"/>
            <w:szCs w:val="22"/>
          </w:rPr>
          <w:delText xml:space="preserve">shall </w:delText>
        </w:r>
      </w:del>
      <w:ins w:id="118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thereafter be applicable, as nearly as reasonably may be, in relation to any securities or other property thereafter deliverable upon the conversion of the Preferred Stock.</w:t>
      </w:r>
    </w:p>
    <w:p>
      <w:pPr>
        <w:spacing w:after="200"/>
      </w:pPr>
      <w:r>
        <w:rPr>
          <w:rFonts w:ascii="Calibri" w:cs="Calibri" w:eastAsia="Calibri" w:hAnsi="Calibri"/>
          <w:sz w:val="22"/>
          <w:szCs w:val="22"/>
        </w:rPr>
        <w:t xml:space="preserve">4.9 Certificate as to Adjustments. Upon </w:t>
      </w:r>
      <w:del w:id="1188" w:author="Rubicon Law" w:date="2026-10-08T17:26:09.524Z">
        <w:r>
          <w:rPr>
            <w:rFonts w:ascii="Calibri" w:cs="Calibri" w:eastAsia="Calibri" w:hAnsi="Calibri"/>
            <w:sz w:val="22"/>
            <w:szCs w:val="22"/>
          </w:rPr>
          <w:delText xml:space="preserve">the occurrence of </w:delText>
        </w:r>
      </w:del>
      <w:r>
        <w:rPr>
          <w:rFonts w:ascii="Calibri" w:cs="Calibri" w:eastAsia="Calibri" w:hAnsi="Calibri"/>
          <w:sz w:val="22"/>
          <w:szCs w:val="22"/>
        </w:rPr>
        <w:t xml:space="preserve">each adjustment or readjustment of the Conversion Price of a series of Preferred Stock </w:t>
      </w:r>
      <w:del w:id="1189" w:author="Rubicon Law" w:date="2026-10-08T17:26:09.524Z">
        <w:r>
          <w:rPr>
            <w:rFonts w:ascii="Calibri" w:cs="Calibri" w:eastAsia="Calibri" w:hAnsi="Calibri"/>
            <w:sz w:val="22"/>
            <w:szCs w:val="22"/>
          </w:rPr>
          <w:delText xml:space="preserve">pursuant to </w:delText>
        </w:r>
      </w:del>
      <w:ins w:id="1190"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this Section 4, the Corporation at its expense shall, as promptly as reasonably practicable but in any event not later than </w:t>
      </w:r>
      <w:del w:id="1191" w:author="Rubicon Law" w:date="2026-10-08T17:26:09.524Z">
        <w:r>
          <w:rPr>
            <w:rFonts w:ascii="Calibri" w:cs="Calibri" w:eastAsia="Calibri" w:hAnsi="Calibri"/>
            <w:sz w:val="22"/>
            <w:szCs w:val="22"/>
          </w:rPr>
          <w:delText xml:space="preserve">ten </w:delText>
        </w:r>
      </w:del>
      <w:ins w:id="1192" w:author="Rubicon Law" w:date="2026-10-08T17:26:09.524Z">
        <w:r>
          <w:rPr>
            <w:rFonts w:ascii="Calibri" w:cs="Calibri" w:eastAsia="Calibri" w:hAnsi="Calibri"/>
            <w:sz w:val="22"/>
            <w:szCs w:val="22"/>
          </w:rPr>
          <w:t xml:space="preserve">10 </w:t>
        </w:r>
      </w:ins>
      <w:r>
        <w:rPr>
          <w:rFonts w:ascii="Calibri" w:cs="Calibri" w:eastAsia="Calibri" w:hAnsi="Calibri"/>
          <w:sz w:val="22"/>
          <w:szCs w:val="22"/>
        </w:rPr>
        <w:t xml:space="preserve">days </w:t>
      </w:r>
      <w:del w:id="1193" w:author="Rubicon Law" w:date="2026-10-08T17:26:09.524Z">
        <w:r>
          <w:rPr>
            <w:rFonts w:ascii="Calibri" w:cs="Calibri" w:eastAsia="Calibri" w:hAnsi="Calibri"/>
            <w:sz w:val="22"/>
            <w:szCs w:val="22"/>
          </w:rPr>
          <w:delText xml:space="preserve">thereafter, </w:delText>
        </w:r>
      </w:del>
      <w:ins w:id="1194" w:author="Rubicon Law" w:date="2026-10-08T17:26:09.524Z">
        <w:r>
          <w:rPr>
            <w:rFonts w:ascii="Calibri" w:cs="Calibri" w:eastAsia="Calibri" w:hAnsi="Calibri"/>
            <w:sz w:val="22"/>
            <w:szCs w:val="22"/>
          </w:rPr>
          <w:t xml:space="preserve">after the adjustment, </w:t>
        </w:r>
      </w:ins>
      <w:r>
        <w:rPr>
          <w:rFonts w:ascii="Calibri" w:cs="Calibri" w:eastAsia="Calibri" w:hAnsi="Calibri"/>
          <w:sz w:val="22"/>
          <w:szCs w:val="22"/>
        </w:rPr>
        <w:t xml:space="preserve">compute </w:t>
      </w:r>
      <w:del w:id="1195" w:author="Rubicon Law" w:date="2026-10-08T17:26:09.524Z">
        <w:r>
          <w:rPr>
            <w:rFonts w:ascii="Calibri" w:cs="Calibri" w:eastAsia="Calibri" w:hAnsi="Calibri"/>
            <w:sz w:val="22"/>
            <w:szCs w:val="22"/>
          </w:rPr>
          <w:delText xml:space="preserve">such </w:delText>
        </w:r>
      </w:del>
      <w:ins w:id="119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adjustment or readjustment in accordance with </w:t>
      </w:r>
      <w:del w:id="1197" w:author="Rubicon Law" w:date="2026-10-08T17:26:09.524Z">
        <w:r>
          <w:rPr>
            <w:rFonts w:ascii="Calibri" w:cs="Calibri" w:eastAsia="Calibri" w:hAnsi="Calibri"/>
            <w:sz w:val="22"/>
            <w:szCs w:val="22"/>
          </w:rPr>
          <w:delText xml:space="preserve">the terms hereof </w:delText>
        </w:r>
      </w:del>
      <w:ins w:id="1198" w:author="Rubicon Law" w:date="2026-10-08T17:26:09.524Z">
        <w:r>
          <w:rPr>
            <w:rFonts w:ascii="Calibri" w:cs="Calibri" w:eastAsia="Calibri" w:hAnsi="Calibri"/>
            <w:sz w:val="22"/>
            <w:szCs w:val="22"/>
          </w:rPr>
          <w:t xml:space="preserve">this Certificate of Incorporation </w:t>
        </w:r>
      </w:ins>
      <w:r>
        <w:rPr>
          <w:rFonts w:ascii="Calibri" w:cs="Calibri" w:eastAsia="Calibri" w:hAnsi="Calibri"/>
          <w:sz w:val="22"/>
          <w:szCs w:val="22"/>
        </w:rPr>
        <w:t xml:space="preserve">and furnish to each holder of </w:t>
      </w:r>
      <w:del w:id="1199" w:author="Rubicon Law" w:date="2026-10-08T17:26:09.524Z">
        <w:r>
          <w:rPr>
            <w:rFonts w:ascii="Calibri" w:cs="Calibri" w:eastAsia="Calibri" w:hAnsi="Calibri"/>
            <w:sz w:val="22"/>
            <w:szCs w:val="22"/>
          </w:rPr>
          <w:delText xml:space="preserve">such </w:delText>
        </w:r>
      </w:del>
      <w:ins w:id="120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201"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a certificate setting forth </w:t>
      </w:r>
      <w:del w:id="1202" w:author="Rubicon Law" w:date="2026-10-08T17:26:09.524Z">
        <w:r>
          <w:rPr>
            <w:rFonts w:ascii="Calibri" w:cs="Calibri" w:eastAsia="Calibri" w:hAnsi="Calibri"/>
            <w:sz w:val="22"/>
            <w:szCs w:val="22"/>
          </w:rPr>
          <w:delText xml:space="preserve">such </w:delText>
        </w:r>
      </w:del>
      <w:ins w:id="120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adjustment or readjustment (including the kind and amount of securities, cash or other property into which </w:t>
      </w:r>
      <w:del w:id="1204" w:author="Rubicon Law" w:date="2026-10-08T17:26:09.524Z">
        <w:r>
          <w:rPr>
            <w:rFonts w:ascii="Calibri" w:cs="Calibri" w:eastAsia="Calibri" w:hAnsi="Calibri"/>
            <w:sz w:val="22"/>
            <w:szCs w:val="22"/>
          </w:rPr>
          <w:delText xml:space="preserve">such </w:delText>
        </w:r>
      </w:del>
      <w:ins w:id="120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206"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is convertible) and showing in detail the facts upon which </w:t>
      </w:r>
      <w:del w:id="1207" w:author="Rubicon Law" w:date="2026-10-08T17:26:09.524Z">
        <w:r>
          <w:rPr>
            <w:rFonts w:ascii="Calibri" w:cs="Calibri" w:eastAsia="Calibri" w:hAnsi="Calibri"/>
            <w:sz w:val="22"/>
            <w:szCs w:val="22"/>
          </w:rPr>
          <w:delText xml:space="preserve">such </w:delText>
        </w:r>
      </w:del>
      <w:ins w:id="120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adjustment or readjustment is based. The Corporation shall, as promptly as reasonably practicable after the written request </w:t>
      </w:r>
      <w:del w:id="1209" w:author="Rubicon Law" w:date="2026-10-08T17:26:09.524Z">
        <w:r>
          <w:rPr>
            <w:rFonts w:ascii="Calibri" w:cs="Calibri" w:eastAsia="Calibri" w:hAnsi="Calibri"/>
            <w:sz w:val="22"/>
            <w:szCs w:val="22"/>
          </w:rPr>
          <w:delText xml:space="preserve">at any time </w:delText>
        </w:r>
      </w:del>
      <w:r>
        <w:rPr>
          <w:rFonts w:ascii="Calibri" w:cs="Calibri" w:eastAsia="Calibri" w:hAnsi="Calibri"/>
          <w:sz w:val="22"/>
          <w:szCs w:val="22"/>
        </w:rPr>
        <w:t xml:space="preserve">of any holder of Preferred Stock (but in any event not later than </w:t>
      </w:r>
      <w:del w:id="1210" w:author="Rubicon Law" w:date="2026-10-08T17:26:09.524Z">
        <w:r>
          <w:rPr>
            <w:rFonts w:ascii="Calibri" w:cs="Calibri" w:eastAsia="Calibri" w:hAnsi="Calibri"/>
            <w:sz w:val="22"/>
            <w:szCs w:val="22"/>
          </w:rPr>
          <w:delText xml:space="preserve">[10] </w:delText>
        </w:r>
      </w:del>
      <w:ins w:id="1211" w:author="Rubicon Law" w:date="2026-10-08T17:26:09.524Z">
        <w:r>
          <w:rPr>
            <w:rFonts w:ascii="Calibri" w:cs="Calibri" w:eastAsia="Calibri" w:hAnsi="Calibri"/>
            <w:sz w:val="22"/>
            <w:szCs w:val="22"/>
          </w:rPr>
          <w:t xml:space="preserve">10 </w:t>
        </w:r>
      </w:ins>
      <w:r>
        <w:rPr>
          <w:rFonts w:ascii="Calibri" w:cs="Calibri" w:eastAsia="Calibri" w:hAnsi="Calibri"/>
          <w:sz w:val="22"/>
          <w:szCs w:val="22"/>
        </w:rPr>
        <w:t xml:space="preserve">days </w:t>
      </w:r>
      <w:del w:id="1212" w:author="Rubicon Law" w:date="2026-10-08T17:26:09.524Z">
        <w:r>
          <w:rPr>
            <w:rFonts w:ascii="Calibri" w:cs="Calibri" w:eastAsia="Calibri" w:hAnsi="Calibri"/>
            <w:sz w:val="22"/>
            <w:szCs w:val="22"/>
          </w:rPr>
          <w:delText xml:space="preserve">thereafter), </w:delText>
        </w:r>
      </w:del>
      <w:ins w:id="1213" w:author="Rubicon Law" w:date="2026-10-08T17:26:09.524Z">
        <w:r>
          <w:rPr>
            <w:rFonts w:ascii="Calibri" w:cs="Calibri" w:eastAsia="Calibri" w:hAnsi="Calibri"/>
            <w:sz w:val="22"/>
            <w:szCs w:val="22"/>
          </w:rPr>
          <w:t xml:space="preserve">after the request), </w:t>
        </w:r>
      </w:ins>
      <w:r>
        <w:rPr>
          <w:rFonts w:ascii="Calibri" w:cs="Calibri" w:eastAsia="Calibri" w:hAnsi="Calibri"/>
          <w:sz w:val="22"/>
          <w:szCs w:val="22"/>
        </w:rPr>
        <w:t xml:space="preserve">furnish </w:t>
      </w:r>
      <w:del w:id="1214" w:author="Rubicon Law" w:date="2026-10-08T17:26:09.524Z">
        <w:r>
          <w:rPr>
            <w:rFonts w:ascii="Calibri" w:cs="Calibri" w:eastAsia="Calibri" w:hAnsi="Calibri"/>
            <w:sz w:val="22"/>
            <w:szCs w:val="22"/>
          </w:rPr>
          <w:delText xml:space="preserve">or cause </w:delText>
        </w:r>
      </w:del>
      <w:r>
        <w:rPr>
          <w:rFonts w:ascii="Calibri" w:cs="Calibri" w:eastAsia="Calibri" w:hAnsi="Calibri"/>
          <w:sz w:val="22"/>
          <w:szCs w:val="22"/>
        </w:rPr>
        <w:t xml:space="preserve">to </w:t>
      </w:r>
      <w:del w:id="1215" w:author="Rubicon Law" w:date="2026-10-08T17:26:09.524Z">
        <w:r>
          <w:rPr>
            <w:rFonts w:ascii="Calibri" w:cs="Calibri" w:eastAsia="Calibri" w:hAnsi="Calibri"/>
            <w:sz w:val="22"/>
            <w:szCs w:val="22"/>
          </w:rPr>
          <w:delText xml:space="preserve">be furnished to such </w:delText>
        </w:r>
      </w:del>
      <w:ins w:id="1216"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holder a certificate setting forth </w:t>
      </w:r>
      <w:del w:id="1217" w:author="Rubicon Law" w:date="2026-10-08T17:26:09.524Z">
        <w:r>
          <w:rPr>
            <w:rFonts w:ascii="Calibri" w:cs="Calibri" w:eastAsia="Calibri" w:hAnsi="Calibri"/>
            <w:sz w:val="22"/>
            <w:szCs w:val="22"/>
          </w:rPr>
          <w:delText xml:space="preserve">(i) </w:delText>
        </w:r>
      </w:del>
      <w:ins w:id="1218"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the Conversion Price then in effect for each series of Preferred Stock held by </w:t>
      </w:r>
      <w:del w:id="1219" w:author="Rubicon Law" w:date="2026-10-08T17:26:09.524Z">
        <w:r>
          <w:rPr>
            <w:rFonts w:ascii="Calibri" w:cs="Calibri" w:eastAsia="Calibri" w:hAnsi="Calibri"/>
            <w:sz w:val="22"/>
            <w:szCs w:val="22"/>
          </w:rPr>
          <w:delText xml:space="preserve">such </w:delText>
        </w:r>
      </w:del>
      <w:ins w:id="122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 and </w:t>
      </w:r>
      <w:del w:id="1221" w:author="Rubicon Law" w:date="2026-10-08T17:26:09.524Z">
        <w:r>
          <w:rPr>
            <w:rFonts w:ascii="Calibri" w:cs="Calibri" w:eastAsia="Calibri" w:hAnsi="Calibri"/>
            <w:sz w:val="22"/>
            <w:szCs w:val="22"/>
          </w:rPr>
          <w:delText xml:space="preserve">(ii) </w:delText>
        </w:r>
      </w:del>
      <w:ins w:id="1222"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the number of shares of Common Stock and the amount, if any, of other securities, cash or property </w:t>
      </w:r>
      <w:del w:id="1223" w:author="Rubicon Law" w:date="2026-10-08T17:26:09.524Z">
        <w:r>
          <w:rPr>
            <w:rFonts w:ascii="Calibri" w:cs="Calibri" w:eastAsia="Calibri" w:hAnsi="Calibri"/>
            <w:sz w:val="22"/>
            <w:szCs w:val="22"/>
          </w:rPr>
          <w:delText xml:space="preserve">which </w:delText>
        </w:r>
      </w:del>
      <w:ins w:id="1224" w:author="Rubicon Law" w:date="2026-10-08T17:26:09.524Z">
        <w:r>
          <w:rPr>
            <w:rFonts w:ascii="Calibri" w:cs="Calibri" w:eastAsia="Calibri" w:hAnsi="Calibri"/>
            <w:sz w:val="22"/>
            <w:szCs w:val="22"/>
          </w:rPr>
          <w:t xml:space="preserve">that would </w:t>
        </w:r>
      </w:ins>
      <w:r>
        <w:rPr>
          <w:rFonts w:ascii="Calibri" w:cs="Calibri" w:eastAsia="Calibri" w:hAnsi="Calibri"/>
          <w:sz w:val="22"/>
          <w:szCs w:val="22"/>
        </w:rPr>
        <w:t xml:space="preserve">then </w:t>
      </w:r>
      <w:del w:id="1225" w:author="Rubicon Law" w:date="2026-10-08T17:26:09.524Z">
        <w:r>
          <w:rPr>
            <w:rFonts w:ascii="Calibri" w:cs="Calibri" w:eastAsia="Calibri" w:hAnsi="Calibri"/>
            <w:sz w:val="22"/>
            <w:szCs w:val="22"/>
          </w:rPr>
          <w:delText xml:space="preserve">would </w:delText>
        </w:r>
      </w:del>
      <w:r>
        <w:rPr>
          <w:rFonts w:ascii="Calibri" w:cs="Calibri" w:eastAsia="Calibri" w:hAnsi="Calibri"/>
          <w:sz w:val="22"/>
          <w:szCs w:val="22"/>
        </w:rPr>
        <w:t xml:space="preserve">be received upon the conversion of each </w:t>
      </w:r>
      <w:del w:id="1226" w:author="Rubicon Law" w:date="2026-10-08T17:26:09.524Z">
        <w:r>
          <w:rPr>
            <w:rFonts w:ascii="Calibri" w:cs="Calibri" w:eastAsia="Calibri" w:hAnsi="Calibri"/>
            <w:sz w:val="22"/>
            <w:szCs w:val="22"/>
          </w:rPr>
          <w:delText xml:space="preserve">such series of Preferred Stock.</w:delText>
        </w:r>
      </w:del>
      <w:ins w:id="1227" w:author="Rubicon Law" w:date="2026-10-08T17:26:09.524Z">
        <w:r>
          <w:rPr>
            <w:rFonts w:ascii="Calibri" w:cs="Calibri" w:eastAsia="Calibri" w:hAnsi="Calibri"/>
            <w:sz w:val="22"/>
            <w:szCs w:val="22"/>
          </w:rPr>
          <w:t xml:space="preserve">series.</w:t>
        </w:r>
      </w:ins>
    </w:p>
    <w:p>
      <w:pPr>
        <w:spacing w:after="200"/>
      </w:pPr>
      <w:del w:id="1228" w:author="Rubicon Law" w:date="2026-10-08T17:26:09.524Z">
        <w:r>
          <w:rPr>
            <w:rFonts w:ascii="Calibri" w:cs="Calibri" w:eastAsia="Calibri" w:hAnsi="Calibri"/>
            <w:sz w:val="22"/>
            <w:szCs w:val="22"/>
          </w:rPr>
          <w:delText xml:space="preserve">4.10 Notice of Record Date. In the event:</w:delText>
        </w:r>
      </w:del>
    </w:p>
    <w:p>
      <w:pPr>
        <w:spacing w:after="200"/>
      </w:pPr>
      <w:ins w:id="1229" w:author="Rubicon Law" w:date="2026-10-08T17:26:09.524Z">
        <w:r>
          <w:rPr>
            <w:rFonts w:ascii="Calibri" w:cs="Calibri" w:eastAsia="Calibri" w:hAnsi="Calibri"/>
            <w:sz w:val="22"/>
            <w:szCs w:val="22"/>
          </w:rPr>
          <w:t xml:space="preserve">4.10 Notice of Record Date. In the event </w:t>
        </w:r>
      </w:ins>
      <w:r>
        <w:rPr>
          <w:rFonts w:ascii="Calibri" w:cs="Calibri" w:eastAsia="Calibri" w:hAnsi="Calibri"/>
          <w:sz w:val="22"/>
          <w:szCs w:val="22"/>
        </w:rPr>
        <w:t xml:space="preserve">(a) the Corporation </w:t>
      </w:r>
      <w:del w:id="1230" w:author="Rubicon Law" w:date="2026-10-08T17:26:09.524Z">
        <w:r>
          <w:rPr>
            <w:rFonts w:ascii="Calibri" w:cs="Calibri" w:eastAsia="Calibri" w:hAnsi="Calibri"/>
            <w:sz w:val="22"/>
            <w:szCs w:val="22"/>
          </w:rPr>
          <w:delText xml:space="preserve">shall take </w:delText>
        </w:r>
      </w:del>
      <w:ins w:id="1231" w:author="Rubicon Law" w:date="2026-10-08T17:26:09.524Z">
        <w:r>
          <w:rPr>
            <w:rFonts w:ascii="Calibri" w:cs="Calibri" w:eastAsia="Calibri" w:hAnsi="Calibri"/>
            <w:sz w:val="22"/>
            <w:szCs w:val="22"/>
          </w:rPr>
          <w:t xml:space="preserve">takes </w:t>
        </w:r>
      </w:ins>
      <w:r>
        <w:rPr>
          <w:rFonts w:ascii="Calibri" w:cs="Calibri" w:eastAsia="Calibri" w:hAnsi="Calibri"/>
          <w:sz w:val="22"/>
          <w:szCs w:val="22"/>
        </w:rPr>
        <w:t xml:space="preserve">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series or any other securities, or to receive any other security; </w:t>
      </w:r>
      <w:del w:id="1232" w:author="Rubicon Law" w:date="2026-10-08T17:26:09.524Z">
        <w:r>
          <w:rPr>
            <w:rFonts w:ascii="Calibri" w:cs="Calibri" w:eastAsia="Calibri" w:hAnsi="Calibri"/>
            <w:sz w:val="22"/>
            <w:szCs w:val="22"/>
          </w:rPr>
          <w:delText xml:space="preserve">or</w:delText>
        </w:r>
      </w:del>
      <w:ins w:id="1233" w:author="Rubicon Law" w:date="2026-10-08T17:26:09.524Z">
        <w:r>
          <w:rPr>
            <w:rFonts w:ascii="Calibri" w:cs="Calibri" w:eastAsia="Calibri" w:hAnsi="Calibri"/>
            <w:sz w:val="22"/>
            <w:szCs w:val="22"/>
          </w:rPr>
          <w:t xml:space="preserve">(b) of any capital reorganization of the Corporation, any reclassification of the Common Stock, or any Deemed Liquidation Event; or (c) of the voluntary or involuntary dissolution, liquidation or winding up of the Corporation, then, in each case, the Corporation shall send to the holders of the Preferred Stock a notice specifying, as the case may be, (i) the record date for the dividend, distribution or right, and the amount and character of the dividend, distribution or right, or (ii) the effective date on which the reorganization, reclassification, consolidation, merger, transfer, dissolution, liquidation or winding up is proposed to take place, and the time, if any is to be fixed, as of which the holders of record of Common Stock (or other capital stock or securities at the time issuable upon the conversion of the Preferred Stock) will be entitled to exchange their shares for securities or other property deliverable upon the transaction, and the amount per share and character of the exchange applicable to the Preferred Stock and the Common Stock. The Corporation shall send the notice at least 10 days before the record date or effective date for the event specified in the notice.</w:t>
        </w:r>
      </w:ins>
    </w:p>
    <w:p>
      <w:pPr>
        <w:spacing w:after="200"/>
      </w:pPr>
      <w:del w:id="1234" w:author="Rubicon Law" w:date="2026-10-08T17:26:09.524Z">
        <w:r>
          <w:rPr>
            <w:rFonts w:ascii="Calibri" w:cs="Calibri" w:eastAsia="Calibri" w:hAnsi="Calibri"/>
            <w:sz w:val="22"/>
            <w:szCs w:val="22"/>
          </w:rPr>
          <w:delText xml:space="preserve">(b) of any capital reorganization of the Corporation, any reclassification of the Common Stock of the Corporation, or any Deemed Liquidation Event; or</w:delText>
        </w:r>
      </w:del>
    </w:p>
    <w:p>
      <w:pPr>
        <w:spacing w:after="200"/>
      </w:pPr>
      <w:del w:id="1235" w:author="Rubicon Law" w:date="2026-10-08T17:26:09.524Z">
        <w:r>
          <w:rPr>
            <w:rFonts w:ascii="Calibri" w:cs="Calibri" w:eastAsia="Calibri" w:hAnsi="Calibri"/>
            <w:sz w:val="22"/>
            <w:szCs w:val="22"/>
          </w:rPr>
          <w:delText xml:space="preserve">(c) of the voluntary or involuntary dissolution, liquidation or winding-up of the Corporation,</w:delText>
        </w:r>
      </w:del>
    </w:p>
    <w:p>
      <w:pPr>
        <w:spacing w:after="200"/>
      </w:pPr>
      <w:del w:id="1236" w:author="Rubicon Law" w:date="2026-10-08T17:26:09.524Z">
        <w:r>
          <w:rPr>
            <w:rFonts w:ascii="Calibri" w:cs="Calibri" w:eastAsia="Calibri" w:hAnsi="Calibri"/>
            <w:sz w:val="22"/>
            <w:szCs w:val="22"/>
          </w:rPr>
          <w:delText xml:space="preserve">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 Such notice shall be sent at least [10] days prior to the record date or effective date for the event specified in such notice.</w:delText>
        </w:r>
      </w:del>
    </w:p>
    <w:p>
      <w:pPr>
        <w:spacing w:after="200"/>
      </w:pPr>
      <w:r>
        <w:rPr>
          <w:rFonts w:ascii="Calibri" w:cs="Calibri" w:eastAsia="Calibri" w:hAnsi="Calibri"/>
          <w:sz w:val="22"/>
          <w:szCs w:val="22"/>
        </w:rPr>
        <w:t xml:space="preserve">5. Mandatory Conversion.</w:t>
      </w:r>
    </w:p>
    <w:p>
      <w:pPr>
        <w:spacing w:after="200"/>
      </w:pPr>
      <w:r>
        <w:rPr>
          <w:rFonts w:ascii="Calibri" w:cs="Calibri" w:eastAsia="Calibri" w:hAnsi="Calibri"/>
          <w:sz w:val="22"/>
          <w:szCs w:val="22"/>
        </w:rPr>
        <w:t xml:space="preserve">5.1 Trigger Events. All outstanding shares of Preferred Stock </w:t>
      </w:r>
      <w:del w:id="1237" w:author="Rubicon Law" w:date="2026-10-08T17:26:09.524Z">
        <w:r>
          <w:rPr>
            <w:rFonts w:ascii="Calibri" w:cs="Calibri" w:eastAsia="Calibri" w:hAnsi="Calibri"/>
            <w:sz w:val="22"/>
            <w:szCs w:val="22"/>
          </w:rPr>
          <w:delText xml:space="preserve">shall </w:delText>
        </w:r>
      </w:del>
      <w:ins w:id="1238"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automatically </w:t>
      </w:r>
      <w:del w:id="1239" w:author="Rubicon Law" w:date="2026-10-08T17:26:09.524Z">
        <w:r>
          <w:rPr>
            <w:rFonts w:ascii="Calibri" w:cs="Calibri" w:eastAsia="Calibri" w:hAnsi="Calibri"/>
            <w:sz w:val="22"/>
            <w:szCs w:val="22"/>
          </w:rPr>
          <w:delText xml:space="preserve">be converted </w:delText>
        </w:r>
      </w:del>
      <w:ins w:id="1240" w:author="Rubicon Law" w:date="2026-10-08T17:26:09.524Z">
        <w:r>
          <w:rPr>
            <w:rFonts w:ascii="Calibri" w:cs="Calibri" w:eastAsia="Calibri" w:hAnsi="Calibri"/>
            <w:sz w:val="22"/>
            <w:szCs w:val="22"/>
          </w:rPr>
          <w:t xml:space="preserve">convert </w:t>
        </w:r>
      </w:ins>
      <w:r>
        <w:rPr>
          <w:rFonts w:ascii="Calibri" w:cs="Calibri" w:eastAsia="Calibri" w:hAnsi="Calibri"/>
          <w:sz w:val="22"/>
          <w:szCs w:val="22"/>
        </w:rPr>
        <w:t xml:space="preserve">into shares of Common Stock, at the then effective conversion rate </w:t>
      </w:r>
      <w:del w:id="1241" w:author="Rubicon Law" w:date="2026-10-08T17:26:09.524Z">
        <w:r>
          <w:rPr>
            <w:rFonts w:ascii="Calibri" w:cs="Calibri" w:eastAsia="Calibri" w:hAnsi="Calibri"/>
            <w:sz w:val="22"/>
            <w:szCs w:val="22"/>
          </w:rPr>
          <w:delText xml:space="preserve">as </w:delText>
        </w:r>
      </w:del>
      <w:r>
        <w:rPr>
          <w:rFonts w:ascii="Calibri" w:cs="Calibri" w:eastAsia="Calibri" w:hAnsi="Calibri"/>
          <w:sz w:val="22"/>
          <w:szCs w:val="22"/>
        </w:rPr>
        <w:t xml:space="preserve">calculated </w:t>
      </w:r>
      <w:del w:id="1242" w:author="Rubicon Law" w:date="2026-10-08T17:26:09.524Z">
        <w:r>
          <w:rPr>
            <w:rFonts w:ascii="Calibri" w:cs="Calibri" w:eastAsia="Calibri" w:hAnsi="Calibri"/>
            <w:sz w:val="22"/>
            <w:szCs w:val="22"/>
          </w:rPr>
          <w:delText xml:space="preserve">pursuant to </w:delText>
        </w:r>
      </w:del>
      <w:ins w:id="1243"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Sections 4.1.1 and 4.2, upon the earliest to occur of (the time of </w:t>
      </w:r>
      <w:del w:id="1244" w:author="Rubicon Law" w:date="2026-10-08T17:26:09.524Z">
        <w:r>
          <w:rPr>
            <w:rFonts w:ascii="Calibri" w:cs="Calibri" w:eastAsia="Calibri" w:hAnsi="Calibri"/>
            <w:sz w:val="22"/>
            <w:szCs w:val="22"/>
          </w:rPr>
          <w:delText xml:space="preserve">such conversion is referred to herein as </w:delText>
        </w:r>
      </w:del>
      <w:ins w:id="1245" w:author="Rubicon Law" w:date="2026-10-08T17:26:09.524Z">
        <w:r>
          <w:rPr>
            <w:rFonts w:ascii="Calibri" w:cs="Calibri" w:eastAsia="Calibri" w:hAnsi="Calibri"/>
            <w:sz w:val="22"/>
            <w:szCs w:val="22"/>
          </w:rPr>
          <w:t xml:space="preserve">the conversion, </w:t>
        </w:r>
      </w:ins>
      <w:r>
        <w:rPr>
          <w:rFonts w:ascii="Calibri" w:cs="Calibri" w:eastAsia="Calibri" w:hAnsi="Calibri"/>
          <w:sz w:val="22"/>
          <w:szCs w:val="22"/>
        </w:rPr>
        <w:t xml:space="preserve">the "Mandatory Conversion </w:t>
      </w:r>
      <w:del w:id="1246" w:author="Rubicon Law" w:date="2026-10-08T17:26:09.524Z">
        <w:r>
          <w:rPr>
            <w:rFonts w:ascii="Calibri" w:cs="Calibri" w:eastAsia="Calibri" w:hAnsi="Calibri"/>
            <w:sz w:val="22"/>
            <w:szCs w:val="22"/>
          </w:rPr>
          <w:delText xml:space="preserve">Time"):</w:delText>
        </w:r>
      </w:del>
      <w:ins w:id="1247" w:author="Rubicon Law" w:date="2026-10-08T17:26:09.524Z">
        <w:r>
          <w:rPr>
            <w:rFonts w:ascii="Calibri" w:cs="Calibri" w:eastAsia="Calibri" w:hAnsi="Calibri"/>
            <w:sz w:val="22"/>
            <w:szCs w:val="22"/>
          </w:rPr>
          <w:t xml:space="preserve">Time"): (a) immediately before the closing of the sale of shares of Common Stock to the public in a firm-commitment underwritten public offering pursuant to an effective registration statement under the Securities Act of 1933, as amended, in connection with which the shares of Common Stock are listed for trading on the Nasdaq Stock Market, the New York Stock Exchange or another exchange or marketplace approved by the Board of Directors; or (b) the date and time, or upon the occurrence of an event, specified by vote or written consent of the Requisite Holders.</w:t>
        </w:r>
      </w:ins>
    </w:p>
    <w:p>
      <w:pPr>
        <w:spacing w:after="200"/>
      </w:pPr>
      <w:del w:id="1248" w:author="Rubicon Law" w:date="2026-10-08T17:26:09.524Z">
        <w:r>
          <w:rPr>
            <w:rFonts w:ascii="Calibri" w:cs="Calibri" w:eastAsia="Calibri" w:hAnsi="Calibri"/>
            <w:sz w:val="22"/>
            <w:szCs w:val="22"/>
          </w:rPr>
          <w:delText xml:space="preserve">(a) [(i)] immediately prior to the closing of the sale of shares of Common Stock to the public [at a price of at least $[_____] per share (subject to appropriate adjustment in the event of any stock dividend, stock split, combination or other similar recapitalization with respect to the Common Stock)], in a firm-commitment underwritten public offering pursuant to an effective registration statement under the Securities Act of 1933, as amended, resulting in at least $[______] of [gross] proceeds[, net of the underwriting discount and commissions,] to the Corporation and in connection with such offering the shares of Common Stock are listed for trading on the Nasdaq Stock Market, the New York Stock Exchange or another exchange or marketplace approved by the [Requisite Directors] (a "Qualified IPO");</w:delText>
        </w:r>
      </w:del>
    </w:p>
    <w:p>
      <w:pPr>
        <w:spacing w:after="200"/>
      </w:pPr>
      <w:del w:id="1249" w:author="Rubicon Law" w:date="2026-10-08T17:26:09.524Z">
        <w:r>
          <w:rPr>
            <w:rFonts w:ascii="Calibri" w:cs="Calibri" w:eastAsia="Calibri" w:hAnsi="Calibri"/>
            <w:sz w:val="22"/>
            <w:szCs w:val="22"/>
          </w:rPr>
          <w:delText xml:space="preserve">[(ii) immediately prior to the effectiveness of the registration statement in connection with the initial listing of the Common Stock (or other equity securities of the Corporation) on the Nasdaq Stock Market, New York Stock Exchange or another exchange or marketplace approved by the [Requisite Directors]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 at any time on the first day of trading] (a "Qualified Direct Listing");] and</w:delText>
        </w:r>
      </w:del>
    </w:p>
    <w:p>
      <w:pPr>
        <w:spacing w:after="200"/>
      </w:pPr>
      <w:del w:id="1250" w:author="Rubicon Law" w:date="2026-10-08T17:26:09.524Z">
        <w:r>
          <w:rPr>
            <w:rFonts w:ascii="Calibri" w:cs="Calibri" w:eastAsia="Calibri" w:hAnsi="Calibri"/>
            <w:sz w:val="22"/>
            <w:szCs w:val="22"/>
          </w:rPr>
          <w:delText xml:space="preserve">(b) the date and time, or upon the occurrence of an event, specified by vote or written consent of the Requisite Holders.</w:delText>
        </w:r>
      </w:del>
    </w:p>
    <w:p>
      <w:pPr>
        <w:spacing w:after="200"/>
      </w:pPr>
      <w:r>
        <w:rPr>
          <w:rFonts w:ascii="Calibri" w:cs="Calibri" w:eastAsia="Calibri" w:hAnsi="Calibri"/>
          <w:sz w:val="22"/>
          <w:szCs w:val="22"/>
        </w:rPr>
        <w:t xml:space="preserve">5.2 Procedural Requirements. </w:t>
      </w:r>
      <w:del w:id="1251" w:author="Rubicon Law" w:date="2026-10-08T17:26:09.524Z">
        <w:r>
          <w:rPr>
            <w:rFonts w:ascii="Calibri" w:cs="Calibri" w:eastAsia="Calibri" w:hAnsi="Calibri"/>
            <w:sz w:val="22"/>
            <w:szCs w:val="22"/>
          </w:rPr>
          <w:delText xml:space="preserve">All </w:delText>
        </w:r>
      </w:del>
      <w:ins w:id="1252" w:author="Rubicon Law" w:date="2026-10-08T17:26:09.524Z">
        <w:r>
          <w:rPr>
            <w:rFonts w:ascii="Calibri" w:cs="Calibri" w:eastAsia="Calibri" w:hAnsi="Calibri"/>
            <w:sz w:val="22"/>
            <w:szCs w:val="22"/>
          </w:rPr>
          <w:t xml:space="preserve">The Corporation shall send all </w:t>
        </w:r>
      </w:ins>
      <w:r>
        <w:rPr>
          <w:rFonts w:ascii="Calibri" w:cs="Calibri" w:eastAsia="Calibri" w:hAnsi="Calibri"/>
          <w:sz w:val="22"/>
          <w:szCs w:val="22"/>
        </w:rPr>
        <w:t xml:space="preserve">holders of record of shares of Preferred Stock </w:t>
      </w:r>
      <w:del w:id="1253" w:author="Rubicon Law" w:date="2026-10-08T17:26:09.524Z">
        <w:r>
          <w:rPr>
            <w:rFonts w:ascii="Calibri" w:cs="Calibri" w:eastAsia="Calibri" w:hAnsi="Calibri"/>
            <w:sz w:val="22"/>
            <w:szCs w:val="22"/>
          </w:rPr>
          <w:delText xml:space="preserve">(or the applicable series thereof) shall be sent </w:delText>
        </w:r>
      </w:del>
      <w:r>
        <w:rPr>
          <w:rFonts w:ascii="Calibri" w:cs="Calibri" w:eastAsia="Calibri" w:hAnsi="Calibri"/>
          <w:sz w:val="22"/>
          <w:szCs w:val="22"/>
        </w:rPr>
        <w:t xml:space="preserve">written notice of the Mandatory Conversion Time and the place designated for mandatory conversion of all </w:t>
      </w:r>
      <w:del w:id="1254"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shares of Preferred Stock </w:t>
      </w:r>
      <w:del w:id="1255" w:author="Rubicon Law" w:date="2026-10-08T17:26:09.524Z">
        <w:r>
          <w:rPr>
            <w:rFonts w:ascii="Calibri" w:cs="Calibri" w:eastAsia="Calibri" w:hAnsi="Calibri"/>
            <w:sz w:val="22"/>
            <w:szCs w:val="22"/>
          </w:rPr>
          <w:delText xml:space="preserve">pursuant to </w:delText>
        </w:r>
      </w:del>
      <w:ins w:id="1256"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this Section 5. </w:t>
      </w:r>
      <w:del w:id="1257" w:author="Rubicon Law" w:date="2026-10-08T17:26:09.524Z">
        <w:r>
          <w:rPr>
            <w:rFonts w:ascii="Calibri" w:cs="Calibri" w:eastAsia="Calibri" w:hAnsi="Calibri"/>
            <w:sz w:val="22"/>
            <w:szCs w:val="22"/>
          </w:rPr>
          <w:delText xml:space="preserve">Such </w:delText>
        </w:r>
      </w:del>
      <w:ins w:id="1258"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notice need not be sent in advance of the occurrence of the Mandatory Conversion Time. Upon receipt of </w:t>
      </w:r>
      <w:del w:id="1259" w:author="Rubicon Law" w:date="2026-10-08T17:26:09.524Z">
        <w:r>
          <w:rPr>
            <w:rFonts w:ascii="Calibri" w:cs="Calibri" w:eastAsia="Calibri" w:hAnsi="Calibri"/>
            <w:sz w:val="22"/>
            <w:szCs w:val="22"/>
          </w:rPr>
          <w:delText xml:space="preserve">such </w:delText>
        </w:r>
      </w:del>
      <w:ins w:id="126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notice, each holder of </w:t>
      </w:r>
      <w:del w:id="1261" w:author="Rubicon Law" w:date="2026-10-08T17:26:09.524Z">
        <w:r>
          <w:rPr>
            <w:rFonts w:ascii="Calibri" w:cs="Calibri" w:eastAsia="Calibri" w:hAnsi="Calibri"/>
            <w:sz w:val="22"/>
            <w:szCs w:val="22"/>
          </w:rPr>
          <w:delText xml:space="preserve">shares of Preferred Stock being converted that holds such </w:delText>
        </w:r>
      </w:del>
      <w:r>
        <w:rPr>
          <w:rFonts w:ascii="Calibri" w:cs="Calibri" w:eastAsia="Calibri" w:hAnsi="Calibri"/>
          <w:sz w:val="22"/>
          <w:szCs w:val="22"/>
        </w:rPr>
        <w:t xml:space="preserve">shares of Preferred Stock in certificated form shall surrender </w:t>
      </w:r>
      <w:del w:id="1262" w:author="Rubicon Law" w:date="2026-10-08T17:26:09.524Z">
        <w:r>
          <w:rPr>
            <w:rFonts w:ascii="Calibri" w:cs="Calibri" w:eastAsia="Calibri" w:hAnsi="Calibri"/>
            <w:sz w:val="22"/>
            <w:szCs w:val="22"/>
          </w:rPr>
          <w:delText xml:space="preserve">his, her or its </w:delText>
        </w:r>
      </w:del>
      <w:ins w:id="1263" w:author="Rubicon Law" w:date="2026-10-08T17:26:09.524Z">
        <w:r>
          <w:rPr>
            <w:rFonts w:ascii="Calibri" w:cs="Calibri" w:eastAsia="Calibri" w:hAnsi="Calibri"/>
            <w:sz w:val="22"/>
            <w:szCs w:val="22"/>
          </w:rPr>
          <w:t xml:space="preserve">the holder's </w:t>
        </w:r>
      </w:ins>
      <w:r>
        <w:rPr>
          <w:rFonts w:ascii="Calibri" w:cs="Calibri" w:eastAsia="Calibri" w:hAnsi="Calibri"/>
          <w:sz w:val="22"/>
          <w:szCs w:val="22"/>
        </w:rPr>
        <w:t xml:space="preserve">certificate or certificates for all </w:t>
      </w:r>
      <w:del w:id="1264" w:author="Rubicon Law" w:date="2026-10-08T17:26:09.524Z">
        <w:r>
          <w:rPr>
            <w:rFonts w:ascii="Calibri" w:cs="Calibri" w:eastAsia="Calibri" w:hAnsi="Calibri"/>
            <w:sz w:val="22"/>
            <w:szCs w:val="22"/>
          </w:rPr>
          <w:delText xml:space="preserve">such </w:delText>
        </w:r>
      </w:del>
      <w:ins w:id="1265" w:author="Rubicon Law" w:date="2026-10-08T17:26:09.524Z">
        <w:r>
          <w:rPr>
            <w:rFonts w:ascii="Calibri" w:cs="Calibri" w:eastAsia="Calibri" w:hAnsi="Calibri"/>
            <w:sz w:val="22"/>
            <w:szCs w:val="22"/>
          </w:rPr>
          <w:t xml:space="preserve">of those </w:t>
        </w:r>
      </w:ins>
      <w:r>
        <w:rPr>
          <w:rFonts w:ascii="Calibri" w:cs="Calibri" w:eastAsia="Calibri" w:hAnsi="Calibri"/>
          <w:sz w:val="22"/>
          <w:szCs w:val="22"/>
        </w:rPr>
        <w:t xml:space="preserve">shares (or, if </w:t>
      </w:r>
      <w:del w:id="1266" w:author="Rubicon Law" w:date="2026-10-08T17:26:09.524Z">
        <w:r>
          <w:rPr>
            <w:rFonts w:ascii="Calibri" w:cs="Calibri" w:eastAsia="Calibri" w:hAnsi="Calibri"/>
            <w:sz w:val="22"/>
            <w:szCs w:val="22"/>
          </w:rPr>
          <w:delText xml:space="preserve">such </w:delText>
        </w:r>
      </w:del>
      <w:ins w:id="126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 alleges that </w:t>
      </w:r>
      <w:del w:id="1268" w:author="Rubicon Law" w:date="2026-10-08T17:26:09.524Z">
        <w:r>
          <w:rPr>
            <w:rFonts w:ascii="Calibri" w:cs="Calibri" w:eastAsia="Calibri" w:hAnsi="Calibri"/>
            <w:sz w:val="22"/>
            <w:szCs w:val="22"/>
          </w:rPr>
          <w:delText xml:space="preserve">such </w:delText>
        </w:r>
      </w:del>
      <w:ins w:id="1269"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w:t>
      </w:r>
      <w:del w:id="1270" w:author="Rubicon Law" w:date="2026-10-08T17:26:09.524Z">
        <w:r>
          <w:rPr>
            <w:rFonts w:ascii="Calibri" w:cs="Calibri" w:eastAsia="Calibri" w:hAnsi="Calibri"/>
            <w:sz w:val="22"/>
            <w:szCs w:val="22"/>
          </w:rPr>
          <w:delText xml:space="preserve">such </w:delText>
        </w:r>
      </w:del>
      <w:ins w:id="127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certificate) to the Corporation at the place designated in </w:t>
      </w:r>
      <w:del w:id="1272" w:author="Rubicon Law" w:date="2026-10-08T17:26:09.524Z">
        <w:r>
          <w:rPr>
            <w:rFonts w:ascii="Calibri" w:cs="Calibri" w:eastAsia="Calibri" w:hAnsi="Calibri"/>
            <w:sz w:val="22"/>
            <w:szCs w:val="22"/>
          </w:rPr>
          <w:delText xml:space="preserve">such </w:delText>
        </w:r>
      </w:del>
      <w:ins w:id="1273"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notice. If </w:t>
      </w:r>
      <w:del w:id="1274" w:author="Rubicon Law" w:date="2026-10-08T17:26:09.524Z">
        <w:r>
          <w:rPr>
            <w:rFonts w:ascii="Calibri" w:cs="Calibri" w:eastAsia="Calibri" w:hAnsi="Calibri"/>
            <w:sz w:val="22"/>
            <w:szCs w:val="22"/>
          </w:rPr>
          <w:delText xml:space="preserve">so </w:delText>
        </w:r>
      </w:del>
      <w:r>
        <w:rPr>
          <w:rFonts w:ascii="Calibri" w:cs="Calibri" w:eastAsia="Calibri" w:hAnsi="Calibri"/>
          <w:sz w:val="22"/>
          <w:szCs w:val="22"/>
        </w:rPr>
        <w:t xml:space="preserve">required by the Corporation, any certificates surrendered for conversion </w:t>
      </w:r>
      <w:del w:id="1275" w:author="Rubicon Law" w:date="2026-10-08T17:26:09.524Z">
        <w:r>
          <w:rPr>
            <w:rFonts w:ascii="Calibri" w:cs="Calibri" w:eastAsia="Calibri" w:hAnsi="Calibri"/>
            <w:sz w:val="22"/>
            <w:szCs w:val="22"/>
          </w:rPr>
          <w:delText xml:space="preserve">shall </w:delText>
        </w:r>
      </w:del>
      <w:ins w:id="1276" w:author="Rubicon Law" w:date="2026-10-08T17:26:09.524Z">
        <w:r>
          <w:rPr>
            <w:rFonts w:ascii="Calibri" w:cs="Calibri" w:eastAsia="Calibri" w:hAnsi="Calibri"/>
            <w:sz w:val="22"/>
            <w:szCs w:val="22"/>
          </w:rPr>
          <w:t xml:space="preserve">must </w:t>
        </w:r>
      </w:ins>
      <w:r>
        <w:rPr>
          <w:rFonts w:ascii="Calibri" w:cs="Calibri" w:eastAsia="Calibri" w:hAnsi="Calibri"/>
          <w:sz w:val="22"/>
          <w:szCs w:val="22"/>
        </w:rPr>
        <w:t xml:space="preserve">be endorsed or accompanied by </w:t>
      </w:r>
      <w:ins w:id="1277"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written instrument </w:t>
      </w:r>
      <w:del w:id="1278" w:author="Rubicon Law" w:date="2026-10-08T17:26:09.524Z">
        <w:r>
          <w:rPr>
            <w:rFonts w:ascii="Calibri" w:cs="Calibri" w:eastAsia="Calibri" w:hAnsi="Calibri"/>
            <w:sz w:val="22"/>
            <w:szCs w:val="22"/>
          </w:rPr>
          <w:delText xml:space="preserve">or instruments </w:delText>
        </w:r>
      </w:del>
      <w:r>
        <w:rPr>
          <w:rFonts w:ascii="Calibri" w:cs="Calibri" w:eastAsia="Calibri" w:hAnsi="Calibri"/>
          <w:sz w:val="22"/>
          <w:szCs w:val="22"/>
        </w:rPr>
        <w:t xml:space="preserve">of transfer, in form satisfactory to the Corporation, duly executed by the registered holder or </w:t>
      </w:r>
      <w:del w:id="1279" w:author="Rubicon Law" w:date="2026-10-08T17:26:09.524Z">
        <w:r>
          <w:rPr>
            <w:rFonts w:ascii="Calibri" w:cs="Calibri" w:eastAsia="Calibri" w:hAnsi="Calibri"/>
            <w:sz w:val="22"/>
            <w:szCs w:val="22"/>
          </w:rPr>
          <w:delText xml:space="preserve">by his, her or its </w:delText>
        </w:r>
      </w:del>
      <w:ins w:id="1280" w:author="Rubicon Law" w:date="2026-10-08T17:26:09.524Z">
        <w:r>
          <w:rPr>
            <w:rFonts w:ascii="Calibri" w:cs="Calibri" w:eastAsia="Calibri" w:hAnsi="Calibri"/>
            <w:sz w:val="22"/>
            <w:szCs w:val="22"/>
          </w:rPr>
          <w:t xml:space="preserve">the holder's </w:t>
        </w:r>
      </w:ins>
      <w:r>
        <w:rPr>
          <w:rFonts w:ascii="Calibri" w:cs="Calibri" w:eastAsia="Calibri" w:hAnsi="Calibri"/>
          <w:sz w:val="22"/>
          <w:szCs w:val="22"/>
        </w:rPr>
        <w:t xml:space="preserve">attorney duly authorized in writing. All rights with respect to the Preferred Stock converted </w:t>
      </w:r>
      <w:del w:id="1281" w:author="Rubicon Law" w:date="2026-10-08T17:26:09.524Z">
        <w:r>
          <w:rPr>
            <w:rFonts w:ascii="Calibri" w:cs="Calibri" w:eastAsia="Calibri" w:hAnsi="Calibri"/>
            <w:sz w:val="22"/>
            <w:szCs w:val="22"/>
          </w:rPr>
          <w:delText xml:space="preserve">pursuant to </w:delText>
        </w:r>
      </w:del>
      <w:ins w:id="1282"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Section 5.1, including the rights, if any, to receive notices and vote (other than as a holder of Common Stock), </w:t>
      </w:r>
      <w:del w:id="1283" w:author="Rubicon Law" w:date="2026-10-08T17:26:09.524Z">
        <w:r>
          <w:rPr>
            <w:rFonts w:ascii="Calibri" w:cs="Calibri" w:eastAsia="Calibri" w:hAnsi="Calibri"/>
            <w:sz w:val="22"/>
            <w:szCs w:val="22"/>
          </w:rPr>
          <w:delText xml:space="preserve">will </w:delText>
        </w:r>
      </w:del>
      <w:r>
        <w:rPr>
          <w:rFonts w:ascii="Calibri" w:cs="Calibri" w:eastAsia="Calibri" w:hAnsi="Calibri"/>
          <w:sz w:val="22"/>
          <w:szCs w:val="22"/>
        </w:rPr>
        <w:t xml:space="preserve">terminate at the Mandatory Conversion Time (notwithstanding the failure of the holder </w:t>
      </w:r>
      <w:del w:id="1284" w:author="Rubicon Law" w:date="2026-10-08T17:26:09.524Z">
        <w:r>
          <w:rPr>
            <w:rFonts w:ascii="Calibri" w:cs="Calibri" w:eastAsia="Calibri" w:hAnsi="Calibri"/>
            <w:sz w:val="22"/>
            <w:szCs w:val="22"/>
          </w:rPr>
          <w:delText xml:space="preserve">or holders thereof </w:delText>
        </w:r>
      </w:del>
      <w:r>
        <w:rPr>
          <w:rFonts w:ascii="Calibri" w:cs="Calibri" w:eastAsia="Calibri" w:hAnsi="Calibri"/>
          <w:sz w:val="22"/>
          <w:szCs w:val="22"/>
        </w:rPr>
        <w:t xml:space="preserve">to surrender any certificates at or </w:t>
      </w:r>
      <w:del w:id="1285" w:author="Rubicon Law" w:date="2026-10-08T17:26:09.524Z">
        <w:r>
          <w:rPr>
            <w:rFonts w:ascii="Calibri" w:cs="Calibri" w:eastAsia="Calibri" w:hAnsi="Calibri"/>
            <w:sz w:val="22"/>
            <w:szCs w:val="22"/>
          </w:rPr>
          <w:delText xml:space="preserve">prior to such </w:delText>
        </w:r>
      </w:del>
      <w:ins w:id="1286" w:author="Rubicon Law" w:date="2026-10-08T17:26:09.524Z">
        <w:r>
          <w:rPr>
            <w:rFonts w:ascii="Calibri" w:cs="Calibri" w:eastAsia="Calibri" w:hAnsi="Calibri"/>
            <w:sz w:val="22"/>
            <w:szCs w:val="22"/>
          </w:rPr>
          <w:t xml:space="preserve">before that </w:t>
        </w:r>
      </w:ins>
      <w:r>
        <w:rPr>
          <w:rFonts w:ascii="Calibri" w:cs="Calibri" w:eastAsia="Calibri" w:hAnsi="Calibri"/>
          <w:sz w:val="22"/>
          <w:szCs w:val="22"/>
        </w:rPr>
        <w:t xml:space="preserve">time), except only the rights of the </w:t>
      </w:r>
      <w:del w:id="1287" w:author="Rubicon Law" w:date="2026-10-08T17:26:09.524Z">
        <w:r>
          <w:rPr>
            <w:rFonts w:ascii="Calibri" w:cs="Calibri" w:eastAsia="Calibri" w:hAnsi="Calibri"/>
            <w:sz w:val="22"/>
            <w:szCs w:val="22"/>
          </w:rPr>
          <w:delText xml:space="preserve">holders thereof, </w:delText>
        </w:r>
      </w:del>
      <w:ins w:id="1288" w:author="Rubicon Law" w:date="2026-10-08T17:26:09.524Z">
        <w:r>
          <w:rPr>
            <w:rFonts w:ascii="Calibri" w:cs="Calibri" w:eastAsia="Calibri" w:hAnsi="Calibri"/>
            <w:sz w:val="22"/>
            <w:szCs w:val="22"/>
          </w:rPr>
          <w:t xml:space="preserve">holder, </w:t>
        </w:r>
      </w:ins>
      <w:r>
        <w:rPr>
          <w:rFonts w:ascii="Calibri" w:cs="Calibri" w:eastAsia="Calibri" w:hAnsi="Calibri"/>
          <w:sz w:val="22"/>
          <w:szCs w:val="22"/>
        </w:rPr>
        <w:t xml:space="preserve">upon surrender of any certificate or certificates </w:t>
      </w:r>
      <w:del w:id="1289" w:author="Rubicon Law" w:date="2026-10-08T17:26:09.524Z">
        <w:r>
          <w:rPr>
            <w:rFonts w:ascii="Calibri" w:cs="Calibri" w:eastAsia="Calibri" w:hAnsi="Calibri"/>
            <w:sz w:val="22"/>
            <w:szCs w:val="22"/>
          </w:rPr>
          <w:delText xml:space="preserve">of such holders </w:delText>
        </w:r>
      </w:del>
      <w:r>
        <w:rPr>
          <w:rFonts w:ascii="Calibri" w:cs="Calibri" w:eastAsia="Calibri" w:hAnsi="Calibri"/>
          <w:sz w:val="22"/>
          <w:szCs w:val="22"/>
        </w:rPr>
        <w:t xml:space="preserve">(or lost certificate affidavit and </w:t>
      </w:r>
      <w:del w:id="1290" w:author="Rubicon Law" w:date="2026-10-08T17:26:09.524Z">
        <w:r>
          <w:rPr>
            <w:rFonts w:ascii="Calibri" w:cs="Calibri" w:eastAsia="Calibri" w:hAnsi="Calibri"/>
            <w:sz w:val="22"/>
            <w:szCs w:val="22"/>
          </w:rPr>
          <w:delText xml:space="preserve">agreement) therefor, </w:delText>
        </w:r>
      </w:del>
      <w:ins w:id="1291" w:author="Rubicon Law" w:date="2026-10-08T17:26:09.524Z">
        <w:r>
          <w:rPr>
            <w:rFonts w:ascii="Calibri" w:cs="Calibri" w:eastAsia="Calibri" w:hAnsi="Calibri"/>
            <w:sz w:val="22"/>
            <w:szCs w:val="22"/>
          </w:rPr>
          <w:t xml:space="preserve">agreement), </w:t>
        </w:r>
      </w:ins>
      <w:r>
        <w:rPr>
          <w:rFonts w:ascii="Calibri" w:cs="Calibri" w:eastAsia="Calibri" w:hAnsi="Calibri"/>
          <w:sz w:val="22"/>
          <w:szCs w:val="22"/>
        </w:rPr>
        <w:t xml:space="preserve">to receive the items provided for in the next </w:t>
      </w:r>
      <w:del w:id="1292" w:author="Rubicon Law" w:date="2026-10-08T17:26:09.524Z">
        <w:r>
          <w:rPr>
            <w:rFonts w:ascii="Calibri" w:cs="Calibri" w:eastAsia="Calibri" w:hAnsi="Calibri"/>
            <w:sz w:val="22"/>
            <w:szCs w:val="22"/>
          </w:rPr>
          <w:delText xml:space="preserve">sentence of this Section 5.2. </w:delText>
        </w:r>
      </w:del>
      <w:ins w:id="1293" w:author="Rubicon Law" w:date="2026-10-08T17:26:09.524Z">
        <w:r>
          <w:rPr>
            <w:rFonts w:ascii="Calibri" w:cs="Calibri" w:eastAsia="Calibri" w:hAnsi="Calibri"/>
            <w:sz w:val="22"/>
            <w:szCs w:val="22"/>
          </w:rPr>
          <w:t xml:space="preserve">sentence. </w:t>
        </w:r>
      </w:ins>
      <w:r>
        <w:rPr>
          <w:rFonts w:ascii="Calibri" w:cs="Calibri" w:eastAsia="Calibri" w:hAnsi="Calibri"/>
          <w:sz w:val="22"/>
          <w:szCs w:val="22"/>
        </w:rPr>
        <w:t xml:space="preserve">As soon as practicable after the Mandatory Conversion Time and, if applicable, the surrender of any certificate or certificates (or lost certificate affidavit and agreement) for Preferred Stock, the Corporation shall (a) issue and deliver to </w:t>
      </w:r>
      <w:del w:id="1294" w:author="Rubicon Law" w:date="2026-10-08T17:26:09.524Z">
        <w:r>
          <w:rPr>
            <w:rFonts w:ascii="Calibri" w:cs="Calibri" w:eastAsia="Calibri" w:hAnsi="Calibri"/>
            <w:sz w:val="22"/>
            <w:szCs w:val="22"/>
          </w:rPr>
          <w:delText xml:space="preserve">such </w:delText>
        </w:r>
      </w:del>
      <w:ins w:id="129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holder, or to </w:t>
      </w:r>
      <w:del w:id="1296" w:author="Rubicon Law" w:date="2026-10-08T17:26:09.524Z">
        <w:r>
          <w:rPr>
            <w:rFonts w:ascii="Calibri" w:cs="Calibri" w:eastAsia="Calibri" w:hAnsi="Calibri"/>
            <w:sz w:val="22"/>
            <w:szCs w:val="22"/>
          </w:rPr>
          <w:delText xml:space="preserve">his, her or its </w:delText>
        </w:r>
      </w:del>
      <w:ins w:id="1297" w:author="Rubicon Law" w:date="2026-10-08T17:26:09.524Z">
        <w:r>
          <w:rPr>
            <w:rFonts w:ascii="Calibri" w:cs="Calibri" w:eastAsia="Calibri" w:hAnsi="Calibri"/>
            <w:sz w:val="22"/>
            <w:szCs w:val="22"/>
          </w:rPr>
          <w:t xml:space="preserve">the holder's </w:t>
        </w:r>
      </w:ins>
      <w:r>
        <w:rPr>
          <w:rFonts w:ascii="Calibri" w:cs="Calibri" w:eastAsia="Calibri" w:hAnsi="Calibri"/>
          <w:sz w:val="22"/>
          <w:szCs w:val="22"/>
        </w:rPr>
        <w:t xml:space="preserve">nominees, a </w:t>
      </w:r>
      <w:del w:id="1298" w:author="Rubicon Law" w:date="2026-10-08T17:26:09.524Z">
        <w:r>
          <w:rPr>
            <w:rFonts w:ascii="Calibri" w:cs="Calibri" w:eastAsia="Calibri" w:hAnsi="Calibri"/>
            <w:sz w:val="22"/>
            <w:szCs w:val="22"/>
          </w:rPr>
          <w:delText xml:space="preserve">certificate or certificates </w:delText>
        </w:r>
      </w:del>
      <w:ins w:id="1299" w:author="Rubicon Law" w:date="2026-10-08T17:26:09.524Z">
        <w:r>
          <w:rPr>
            <w:rFonts w:ascii="Calibri" w:cs="Calibri" w:eastAsia="Calibri" w:hAnsi="Calibri"/>
            <w:sz w:val="22"/>
            <w:szCs w:val="22"/>
          </w:rPr>
          <w:t xml:space="preserve">notice of issuance of uncertificated shares (or, upon written request, a certificate) </w:t>
        </w:r>
      </w:ins>
      <w:r>
        <w:rPr>
          <w:rFonts w:ascii="Calibri" w:cs="Calibri" w:eastAsia="Calibri" w:hAnsi="Calibri"/>
          <w:sz w:val="22"/>
          <w:szCs w:val="22"/>
        </w:rPr>
        <w:t xml:space="preserve">for the number of full shares of Common Stock issuable on </w:t>
      </w:r>
      <w:del w:id="1300" w:author="Rubicon Law" w:date="2026-10-08T17:26:09.524Z">
        <w:r>
          <w:rPr>
            <w:rFonts w:ascii="Calibri" w:cs="Calibri" w:eastAsia="Calibri" w:hAnsi="Calibri"/>
            <w:sz w:val="22"/>
            <w:szCs w:val="22"/>
          </w:rPr>
          <w:delText xml:space="preserve">such </w:delText>
        </w:r>
      </w:del>
      <w:ins w:id="1301"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conversion in accordance with </w:t>
      </w:r>
      <w:del w:id="1302" w:author="Rubicon Law" w:date="2026-10-08T17:26:09.524Z">
        <w:r>
          <w:rPr>
            <w:rFonts w:ascii="Calibri" w:cs="Calibri" w:eastAsia="Calibri" w:hAnsi="Calibri"/>
            <w:sz w:val="22"/>
            <w:szCs w:val="22"/>
          </w:rPr>
          <w:delText xml:space="preserve">the provisions hereof or issue and deliver to such holder, or to his, her or its nominees, a notice </w:delText>
        </w:r>
      </w:del>
      <w:ins w:id="1303" w:author="Rubicon Law" w:date="2026-10-08T17:26:09.524Z">
        <w:r>
          <w:rPr>
            <w:rFonts w:ascii="Calibri" w:cs="Calibri" w:eastAsia="Calibri" w:hAnsi="Calibri"/>
            <w:sz w:val="22"/>
            <w:szCs w:val="22"/>
          </w:rPr>
          <w:t xml:space="preserve">this Certificate </w:t>
        </w:r>
      </w:ins>
      <w:r>
        <w:rPr>
          <w:rFonts w:ascii="Calibri" w:cs="Calibri" w:eastAsia="Calibri" w:hAnsi="Calibri"/>
          <w:sz w:val="22"/>
          <w:szCs w:val="22"/>
        </w:rPr>
        <w:t xml:space="preserve">of </w:t>
      </w:r>
      <w:del w:id="1304" w:author="Rubicon Law" w:date="2026-10-08T17:26:09.524Z">
        <w:r>
          <w:rPr>
            <w:rFonts w:ascii="Calibri" w:cs="Calibri" w:eastAsia="Calibri" w:hAnsi="Calibri"/>
            <w:sz w:val="22"/>
            <w:szCs w:val="22"/>
          </w:rPr>
          <w:delText xml:space="preserve">issuance of uncertificated shares and may, upon written request, issue and deliver a certificate for the number of full shares of Common Stock issuable upon such conversion in accordance with the provisions hereof; </w:delText>
        </w:r>
      </w:del>
      <w:ins w:id="1305" w:author="Rubicon Law" w:date="2026-10-08T17:26:09.524Z">
        <w:r>
          <w:rPr>
            <w:rFonts w:ascii="Calibri" w:cs="Calibri" w:eastAsia="Calibri" w:hAnsi="Calibri"/>
            <w:sz w:val="22"/>
            <w:szCs w:val="22"/>
          </w:rPr>
          <w:t xml:space="preserve">Incorporation, </w:t>
        </w:r>
      </w:ins>
      <w:r>
        <w:rPr>
          <w:rFonts w:ascii="Calibri" w:cs="Calibri" w:eastAsia="Calibri" w:hAnsi="Calibri"/>
          <w:sz w:val="22"/>
          <w:szCs w:val="22"/>
        </w:rPr>
        <w:t xml:space="preserve">and (b) pay any declared but unpaid dividends on the shares of Preferred Stock converted.</w:t>
      </w:r>
    </w:p>
    <w:p>
      <w:pPr>
        <w:spacing w:after="200"/>
      </w:pPr>
      <w:r>
        <w:rPr>
          <w:rFonts w:ascii="Calibri" w:cs="Calibri" w:eastAsia="Calibri" w:hAnsi="Calibri"/>
          <w:sz w:val="22"/>
          <w:szCs w:val="22"/>
        </w:rPr>
        <w:t xml:space="preserve">6. Redemption. Other than as set forth in </w:t>
      </w:r>
      <w:del w:id="1306" w:author="Rubicon Law" w:date="2026-10-08T17:26:09.524Z">
        <w:r>
          <w:rPr>
            <w:rFonts w:ascii="Calibri" w:cs="Calibri" w:eastAsia="Calibri" w:hAnsi="Calibri"/>
            <w:sz w:val="22"/>
            <w:szCs w:val="22"/>
          </w:rPr>
          <w:delText xml:space="preserve">[Section </w:delText>
        </w:r>
      </w:del>
      <w:ins w:id="1307" w:author="Rubicon Law" w:date="2026-10-08T17:26:09.524Z">
        <w:r>
          <w:rPr>
            <w:rFonts w:ascii="Calibri" w:cs="Calibri" w:eastAsia="Calibri" w:hAnsi="Calibri"/>
            <w:sz w:val="22"/>
            <w:szCs w:val="22"/>
          </w:rPr>
          <w:t xml:space="preserve">Section </w:t>
        </w:r>
      </w:ins>
      <w:r>
        <w:rPr>
          <w:rFonts w:ascii="Calibri" w:cs="Calibri" w:eastAsia="Calibri" w:hAnsi="Calibri"/>
          <w:sz w:val="22"/>
          <w:szCs w:val="22"/>
        </w:rPr>
        <w:t xml:space="preserve">2.3.2(b), the Preferred Stock is not redeemable at the option of the holder or the </w:t>
      </w:r>
      <w:del w:id="1308" w:author="Rubicon Law" w:date="2026-10-08T17:26:09.524Z">
        <w:r>
          <w:rPr>
            <w:rFonts w:ascii="Calibri" w:cs="Calibri" w:eastAsia="Calibri" w:hAnsi="Calibri"/>
            <w:sz w:val="22"/>
            <w:szCs w:val="22"/>
          </w:rPr>
          <w:delText xml:space="preserve">Corporation.],</w:delText>
        </w:r>
      </w:del>
      <w:ins w:id="1309" w:author="Rubicon Law" w:date="2026-10-08T17:26:09.524Z">
        <w:r>
          <w:rPr>
            <w:rFonts w:ascii="Calibri" w:cs="Calibri" w:eastAsia="Calibri" w:hAnsi="Calibri"/>
            <w:sz w:val="22"/>
            <w:szCs w:val="22"/>
          </w:rPr>
          <w:t xml:space="preserve">Corporation.</w:t>
        </w:r>
      </w:ins>
    </w:p>
    <w:p>
      <w:pPr>
        <w:spacing w:after="200"/>
      </w:pPr>
      <w:r>
        <w:rPr>
          <w:rFonts w:ascii="Calibri" w:cs="Calibri" w:eastAsia="Calibri" w:hAnsi="Calibri"/>
          <w:sz w:val="22"/>
          <w:szCs w:val="22"/>
        </w:rPr>
        <w:t xml:space="preserve">7. Redeemed or Otherwise Acquired Shares. Unless approved by the Board of Directors and the Requisite Holders, any shares of Preferred Stock that are redeemed, converted or otherwise acquired by the Corporation or any of its subsidiaries </w:t>
      </w:r>
      <w:del w:id="1310" w:author="Rubicon Law" w:date="2026-10-08T17:26:09.524Z">
        <w:r>
          <w:rPr>
            <w:rFonts w:ascii="Calibri" w:cs="Calibri" w:eastAsia="Calibri" w:hAnsi="Calibri"/>
            <w:sz w:val="22"/>
            <w:szCs w:val="22"/>
          </w:rPr>
          <w:delText xml:space="preserve">shall </w:delText>
        </w:r>
      </w:del>
      <w:ins w:id="1311"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automatically and immediately cancelled and retired and </w:t>
      </w:r>
      <w:del w:id="1312" w:author="Rubicon Law" w:date="2026-10-08T17:26:09.524Z">
        <w:r>
          <w:rPr>
            <w:rFonts w:ascii="Calibri" w:cs="Calibri" w:eastAsia="Calibri" w:hAnsi="Calibri"/>
            <w:sz w:val="22"/>
            <w:szCs w:val="22"/>
          </w:rPr>
          <w:delText xml:space="preserve">shall </w:delText>
        </w:r>
      </w:del>
      <w:ins w:id="1313" w:author="Rubicon Law" w:date="2026-10-08T17:26:09.524Z">
        <w:r>
          <w:rPr>
            <w:rFonts w:ascii="Calibri" w:cs="Calibri" w:eastAsia="Calibri" w:hAnsi="Calibri"/>
            <w:sz w:val="22"/>
            <w:szCs w:val="22"/>
          </w:rPr>
          <w:t xml:space="preserve">may </w:t>
        </w:r>
      </w:ins>
      <w:r>
        <w:rPr>
          <w:rFonts w:ascii="Calibri" w:cs="Calibri" w:eastAsia="Calibri" w:hAnsi="Calibri"/>
          <w:sz w:val="22"/>
          <w:szCs w:val="22"/>
        </w:rPr>
        <w:t xml:space="preserve">not be reissued, sold or transferred. Neither the Corporation nor any of its subsidiaries may exercise any voting or other rights granted to the holders of Preferred Stock following </w:t>
      </w:r>
      <w:ins w:id="1314"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redemption, conversion or acquisition. The Corporation may thereafter take </w:t>
      </w:r>
      <w:del w:id="1315" w:author="Rubicon Law" w:date="2026-10-08T17:26:09.524Z">
        <w:r>
          <w:rPr>
            <w:rFonts w:ascii="Calibri" w:cs="Calibri" w:eastAsia="Calibri" w:hAnsi="Calibri"/>
            <w:sz w:val="22"/>
            <w:szCs w:val="22"/>
          </w:rPr>
          <w:delText xml:space="preserve">such </w:delText>
        </w:r>
      </w:del>
      <w:ins w:id="131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appropriate action (without the need for stockholder action) </w:t>
      </w:r>
      <w:del w:id="1317" w:author="Rubicon Law" w:date="2026-10-08T17:26:09.524Z">
        <w:r>
          <w:rPr>
            <w:rFonts w:ascii="Calibri" w:cs="Calibri" w:eastAsia="Calibri" w:hAnsi="Calibri"/>
            <w:sz w:val="22"/>
            <w:szCs w:val="22"/>
          </w:rPr>
          <w:delText xml:space="preserve">as may be </w:delText>
        </w:r>
      </w:del>
      <w:r>
        <w:rPr>
          <w:rFonts w:ascii="Calibri" w:cs="Calibri" w:eastAsia="Calibri" w:hAnsi="Calibri"/>
          <w:sz w:val="22"/>
          <w:szCs w:val="22"/>
        </w:rPr>
        <w:t xml:space="preserve">necessary to reduce the authorized number of shares of Preferred Stock accordingly.</w:t>
      </w:r>
    </w:p>
    <w:p>
      <w:pPr>
        <w:spacing w:after="200"/>
      </w:pPr>
      <w:r>
        <w:rPr>
          <w:rFonts w:ascii="Calibri" w:cs="Calibri" w:eastAsia="Calibri" w:hAnsi="Calibri"/>
          <w:sz w:val="22"/>
          <w:szCs w:val="22"/>
        </w:rPr>
        <w:t xml:space="preserve">8. Waiver. Except as otherwise set forth </w:t>
      </w:r>
      <w:del w:id="1318" w:author="Rubicon Law" w:date="2026-10-08T17:26:09.524Z">
        <w:r>
          <w:rPr>
            <w:rFonts w:ascii="Calibri" w:cs="Calibri" w:eastAsia="Calibri" w:hAnsi="Calibri"/>
            <w:sz w:val="22"/>
            <w:szCs w:val="22"/>
          </w:rPr>
          <w:delText xml:space="preserve">herein, </w:delText>
        </w:r>
      </w:del>
      <w:ins w:id="1319" w:author="Rubicon Law" w:date="2026-10-08T17:26:09.524Z">
        <w:r>
          <w:rPr>
            <w:rFonts w:ascii="Calibri" w:cs="Calibri" w:eastAsia="Calibri" w:hAnsi="Calibri"/>
            <w:sz w:val="22"/>
            <w:szCs w:val="22"/>
          </w:rPr>
          <w:t xml:space="preserve">in this Certificate of Incorporation, </w:t>
        </w:r>
      </w:ins>
      <w:r>
        <w:rPr>
          <w:rFonts w:ascii="Calibri" w:cs="Calibri" w:eastAsia="Calibri" w:hAnsi="Calibri"/>
          <w:sz w:val="22"/>
          <w:szCs w:val="22"/>
        </w:rPr>
        <w:t xml:space="preserve">(a) any of the rights, powers, preferences and other terms of the Preferred Stock set forth </w:t>
      </w:r>
      <w:del w:id="1320" w:author="Rubicon Law" w:date="2026-10-08T17:26:09.524Z">
        <w:r>
          <w:rPr>
            <w:rFonts w:ascii="Calibri" w:cs="Calibri" w:eastAsia="Calibri" w:hAnsi="Calibri"/>
            <w:sz w:val="22"/>
            <w:szCs w:val="22"/>
          </w:rPr>
          <w:delText xml:space="preserve">herein </w:delText>
        </w:r>
      </w:del>
      <w:ins w:id="1321" w:author="Rubicon Law" w:date="2026-10-08T17:26:09.524Z">
        <w:r>
          <w:rPr>
            <w:rFonts w:ascii="Calibri" w:cs="Calibri" w:eastAsia="Calibri" w:hAnsi="Calibri"/>
            <w:sz w:val="22"/>
            <w:szCs w:val="22"/>
          </w:rPr>
          <w:t xml:space="preserve">in this Certificate of Incorporation </w:t>
        </w:r>
      </w:ins>
      <w:r>
        <w:rPr>
          <w:rFonts w:ascii="Calibri" w:cs="Calibri" w:eastAsia="Calibri" w:hAnsi="Calibri"/>
          <w:sz w:val="22"/>
          <w:szCs w:val="22"/>
        </w:rPr>
        <w:t xml:space="preserve">may be waived on behalf of all holders of Preferred Stock by the affirmative written consent or vote of the holders that would otherwise be required to amend </w:t>
      </w:r>
      <w:del w:id="1322" w:author="Rubicon Law" w:date="2026-10-08T17:26:09.524Z">
        <w:r>
          <w:rPr>
            <w:rFonts w:ascii="Calibri" w:cs="Calibri" w:eastAsia="Calibri" w:hAnsi="Calibri"/>
            <w:sz w:val="22"/>
            <w:szCs w:val="22"/>
          </w:rPr>
          <w:delText xml:space="preserve">such </w:delText>
        </w:r>
      </w:del>
      <w:ins w:id="132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right, </w:t>
      </w:r>
      <w:del w:id="1324" w:author="Rubicon Law" w:date="2026-10-08T17:26:09.524Z">
        <w:r>
          <w:rPr>
            <w:rFonts w:ascii="Calibri" w:cs="Calibri" w:eastAsia="Calibri" w:hAnsi="Calibri"/>
            <w:sz w:val="22"/>
            <w:szCs w:val="22"/>
          </w:rPr>
          <w:delText xml:space="preserve">powers, preferences, and </w:delText>
        </w:r>
      </w:del>
      <w:ins w:id="1325" w:author="Rubicon Law" w:date="2026-10-08T17:26:09.524Z">
        <w:r>
          <w:rPr>
            <w:rFonts w:ascii="Calibri" w:cs="Calibri" w:eastAsia="Calibri" w:hAnsi="Calibri"/>
            <w:sz w:val="22"/>
            <w:szCs w:val="22"/>
          </w:rPr>
          <w:t xml:space="preserve">power, preference or </w:t>
        </w:r>
      </w:ins>
      <w:r>
        <w:rPr>
          <w:rFonts w:ascii="Calibri" w:cs="Calibri" w:eastAsia="Calibri" w:hAnsi="Calibri"/>
          <w:sz w:val="22"/>
          <w:szCs w:val="22"/>
        </w:rPr>
        <w:t xml:space="preserve">other </w:t>
      </w:r>
      <w:del w:id="1326" w:author="Rubicon Law" w:date="2026-10-08T17:26:09.524Z">
        <w:r>
          <w:rPr>
            <w:rFonts w:ascii="Calibri" w:cs="Calibri" w:eastAsia="Calibri" w:hAnsi="Calibri"/>
            <w:sz w:val="22"/>
            <w:szCs w:val="22"/>
          </w:rPr>
          <w:delText xml:space="preserve">terms </w:delText>
        </w:r>
      </w:del>
      <w:ins w:id="1327" w:author="Rubicon Law" w:date="2026-10-08T17:26:09.524Z">
        <w:r>
          <w:rPr>
            <w:rFonts w:ascii="Calibri" w:cs="Calibri" w:eastAsia="Calibri" w:hAnsi="Calibri"/>
            <w:sz w:val="22"/>
            <w:szCs w:val="22"/>
          </w:rPr>
          <w:t xml:space="preserve">term, </w:t>
        </w:r>
      </w:ins>
      <w:r>
        <w:rPr>
          <w:rFonts w:ascii="Calibri" w:cs="Calibri" w:eastAsia="Calibri" w:hAnsi="Calibri"/>
          <w:sz w:val="22"/>
          <w:szCs w:val="22"/>
        </w:rPr>
        <w:t xml:space="preserve">and (b) at any time more than one series of Preferred Stock is issued and outstanding, any of the rights, powers, preferences and other terms of any series of Preferred Stock </w:t>
      </w:r>
      <w:del w:id="1328" w:author="Rubicon Law" w:date="2026-10-08T17:26:09.524Z">
        <w:r>
          <w:rPr>
            <w:rFonts w:ascii="Calibri" w:cs="Calibri" w:eastAsia="Calibri" w:hAnsi="Calibri"/>
            <w:sz w:val="22"/>
            <w:szCs w:val="22"/>
          </w:rPr>
          <w:delText xml:space="preserve">set forth herein </w:delText>
        </w:r>
      </w:del>
      <w:r>
        <w:rPr>
          <w:rFonts w:ascii="Calibri" w:cs="Calibri" w:eastAsia="Calibri" w:hAnsi="Calibri"/>
          <w:sz w:val="22"/>
          <w:szCs w:val="22"/>
        </w:rPr>
        <w:t xml:space="preserve">may be waived on behalf of all holders of </w:t>
      </w:r>
      <w:del w:id="1329" w:author="Rubicon Law" w:date="2026-10-08T17:26:09.524Z">
        <w:r>
          <w:rPr>
            <w:rFonts w:ascii="Calibri" w:cs="Calibri" w:eastAsia="Calibri" w:hAnsi="Calibri"/>
            <w:sz w:val="22"/>
            <w:szCs w:val="22"/>
          </w:rPr>
          <w:delText xml:space="preserve">such </w:delText>
        </w:r>
      </w:del>
      <w:ins w:id="1330"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w:t>
      </w:r>
      <w:del w:id="1331" w:author="Rubicon Law" w:date="2026-10-08T17:26:09.524Z">
        <w:r>
          <w:rPr>
            <w:rFonts w:ascii="Calibri" w:cs="Calibri" w:eastAsia="Calibri" w:hAnsi="Calibri"/>
            <w:sz w:val="22"/>
            <w:szCs w:val="22"/>
          </w:rPr>
          <w:delText xml:space="preserve">of Preferred Stock </w:delText>
        </w:r>
      </w:del>
      <w:r>
        <w:rPr>
          <w:rFonts w:ascii="Calibri" w:cs="Calibri" w:eastAsia="Calibri" w:hAnsi="Calibri"/>
          <w:sz w:val="22"/>
          <w:szCs w:val="22"/>
        </w:rPr>
        <w:t xml:space="preserve">by the affirmative written consent or vote of the holders of </w:t>
      </w:r>
      <w:del w:id="1332" w:author="Rubicon Law" w:date="2026-10-08T17:26:09.524Z">
        <w:r>
          <w:rPr>
            <w:rFonts w:ascii="Calibri" w:cs="Calibri" w:eastAsia="Calibri" w:hAnsi="Calibri"/>
            <w:sz w:val="22"/>
            <w:szCs w:val="22"/>
          </w:rPr>
          <w:delText xml:space="preserve">such </w:delText>
        </w:r>
      </w:del>
      <w:ins w:id="133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series that would otherwise be required to amend </w:t>
      </w:r>
      <w:del w:id="1334" w:author="Rubicon Law" w:date="2026-10-08T17:26:09.524Z">
        <w:r>
          <w:rPr>
            <w:rFonts w:ascii="Calibri" w:cs="Calibri" w:eastAsia="Calibri" w:hAnsi="Calibri"/>
            <w:sz w:val="22"/>
            <w:szCs w:val="22"/>
          </w:rPr>
          <w:delText xml:space="preserve">such </w:delText>
        </w:r>
      </w:del>
      <w:ins w:id="133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right, power, </w:t>
      </w:r>
      <w:del w:id="1336" w:author="Rubicon Law" w:date="2026-10-08T17:26:09.524Z">
        <w:r>
          <w:rPr>
            <w:rFonts w:ascii="Calibri" w:cs="Calibri" w:eastAsia="Calibri" w:hAnsi="Calibri"/>
            <w:sz w:val="22"/>
            <w:szCs w:val="22"/>
          </w:rPr>
          <w:delText xml:space="preserve">preference, </w:delText>
        </w:r>
      </w:del>
      <w:ins w:id="1337" w:author="Rubicon Law" w:date="2026-10-08T17:26:09.524Z">
        <w:r>
          <w:rPr>
            <w:rFonts w:ascii="Calibri" w:cs="Calibri" w:eastAsia="Calibri" w:hAnsi="Calibri"/>
            <w:sz w:val="22"/>
            <w:szCs w:val="22"/>
          </w:rPr>
          <w:t xml:space="preserve">preference </w:t>
        </w:r>
      </w:ins>
      <w:r>
        <w:rPr>
          <w:rFonts w:ascii="Calibri" w:cs="Calibri" w:eastAsia="Calibri" w:hAnsi="Calibri"/>
          <w:sz w:val="22"/>
          <w:szCs w:val="22"/>
        </w:rPr>
        <w:t xml:space="preserve">or other term.</w:t>
      </w:r>
    </w:p>
    <w:p>
      <w:pPr>
        <w:spacing w:after="200"/>
      </w:pPr>
      <w:r>
        <w:rPr>
          <w:rFonts w:ascii="Calibri" w:cs="Calibri" w:eastAsia="Calibri" w:hAnsi="Calibri"/>
          <w:sz w:val="22"/>
          <w:szCs w:val="22"/>
        </w:rPr>
        <w:t xml:space="preserve">9. Notices. Any notice required or permitted by </w:t>
      </w:r>
      <w:del w:id="1338" w:author="Rubicon Law" w:date="2026-10-08T17:26:09.524Z">
        <w:r>
          <w:rPr>
            <w:rFonts w:ascii="Calibri" w:cs="Calibri" w:eastAsia="Calibri" w:hAnsi="Calibri"/>
            <w:sz w:val="22"/>
            <w:szCs w:val="22"/>
          </w:rPr>
          <w:delText xml:space="preserve">the provisions of </w:delText>
        </w:r>
      </w:del>
      <w:r>
        <w:rPr>
          <w:rFonts w:ascii="Calibri" w:cs="Calibri" w:eastAsia="Calibri" w:hAnsi="Calibri"/>
          <w:sz w:val="22"/>
          <w:szCs w:val="22"/>
        </w:rPr>
        <w:t xml:space="preserve">this Article Fourth to be given to a holder of shares of Preferred Stock </w:t>
      </w:r>
      <w:del w:id="1339" w:author="Rubicon Law" w:date="2026-10-08T17:26:09.524Z">
        <w:r>
          <w:rPr>
            <w:rFonts w:ascii="Calibri" w:cs="Calibri" w:eastAsia="Calibri" w:hAnsi="Calibri"/>
            <w:sz w:val="22"/>
            <w:szCs w:val="22"/>
          </w:rPr>
          <w:delText xml:space="preserve">shall </w:delText>
        </w:r>
      </w:del>
      <w:ins w:id="1340" w:author="Rubicon Law" w:date="2026-10-08T17:26:09.524Z">
        <w:r>
          <w:rPr>
            <w:rFonts w:ascii="Calibri" w:cs="Calibri" w:eastAsia="Calibri" w:hAnsi="Calibri"/>
            <w:sz w:val="22"/>
            <w:szCs w:val="22"/>
          </w:rPr>
          <w:t xml:space="preserve">must </w:t>
        </w:r>
      </w:ins>
      <w:r>
        <w:rPr>
          <w:rFonts w:ascii="Calibri" w:cs="Calibri" w:eastAsia="Calibri" w:hAnsi="Calibri"/>
          <w:sz w:val="22"/>
          <w:szCs w:val="22"/>
        </w:rPr>
        <w:t xml:space="preserve">be mailed, postage prepaid, to the post office address last shown on the records of the Corporation, or given by electronic transmission in compliance with the </w:t>
      </w:r>
      <w:del w:id="1341" w:author="Rubicon Law" w:date="2026-10-08T17:26:09.524Z">
        <w:r>
          <w:rPr>
            <w:rFonts w:ascii="Calibri" w:cs="Calibri" w:eastAsia="Calibri" w:hAnsi="Calibri"/>
            <w:sz w:val="22"/>
            <w:szCs w:val="22"/>
          </w:rPr>
          <w:delText xml:space="preserve">provisions of the </w:delText>
        </w:r>
      </w:del>
      <w:r>
        <w:rPr>
          <w:rFonts w:ascii="Calibri" w:cs="Calibri" w:eastAsia="Calibri" w:hAnsi="Calibri"/>
          <w:sz w:val="22"/>
          <w:szCs w:val="22"/>
        </w:rPr>
        <w:t xml:space="preserve">General Corporation Law, and </w:t>
      </w:r>
      <w:del w:id="1342" w:author="Rubicon Law" w:date="2026-10-08T17:26:09.524Z">
        <w:r>
          <w:rPr>
            <w:rFonts w:ascii="Calibri" w:cs="Calibri" w:eastAsia="Calibri" w:hAnsi="Calibri"/>
            <w:sz w:val="22"/>
            <w:szCs w:val="22"/>
          </w:rPr>
          <w:delText xml:space="preserve">shall </w:delText>
        </w:r>
      </w:del>
      <w:ins w:id="1343"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deemed sent upon </w:t>
      </w:r>
      <w:del w:id="1344" w:author="Rubicon Law" w:date="2026-10-08T17:26:09.524Z">
        <w:r>
          <w:rPr>
            <w:rFonts w:ascii="Calibri" w:cs="Calibri" w:eastAsia="Calibri" w:hAnsi="Calibri"/>
            <w:sz w:val="22"/>
            <w:szCs w:val="22"/>
          </w:rPr>
          <w:delText xml:space="preserve">such </w:delText>
        </w:r>
      </w:del>
      <w:ins w:id="134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mailing or electronic transmission.</w:t>
      </w:r>
    </w:p>
    <w:p>
      <w:pPr>
        <w:spacing w:after="200"/>
      </w:pPr>
      <w:r>
        <w:rPr>
          <w:rFonts w:ascii="Calibri" w:cs="Calibri" w:eastAsia="Calibri" w:hAnsi="Calibri"/>
          <w:sz w:val="22"/>
          <w:szCs w:val="22"/>
        </w:rPr>
        <w:t xml:space="preserve">FIFTH: Subject to any additional vote required by this Certificate of Incorporation or the Bylaws of the Corporation, in furtherance and not in limitation of the powers conferred by statute, the Board of Directors is expressly authorized to make, repeal, alter, amend and rescind any or all of the Bylaws of the Corporation.</w:t>
      </w:r>
    </w:p>
    <w:p>
      <w:pPr>
        <w:spacing w:after="200"/>
      </w:pPr>
      <w:r>
        <w:rPr>
          <w:rFonts w:ascii="Calibri" w:cs="Calibri" w:eastAsia="Calibri" w:hAnsi="Calibri"/>
          <w:sz w:val="22"/>
          <w:szCs w:val="22"/>
        </w:rPr>
        <w:t xml:space="preserve">SIXTH: Subject to any additional vote required by this Certificate of Incorporation, the number of directors of the Corporation </w:t>
      </w:r>
      <w:del w:id="1346" w:author="Rubicon Law" w:date="2026-10-08T17:26:09.524Z">
        <w:r>
          <w:rPr>
            <w:rFonts w:ascii="Calibri" w:cs="Calibri" w:eastAsia="Calibri" w:hAnsi="Calibri"/>
            <w:sz w:val="22"/>
            <w:szCs w:val="22"/>
          </w:rPr>
          <w:delText xml:space="preserve">shall </w:delText>
        </w:r>
      </w:del>
      <w:ins w:id="1347"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determined in the manner set forth in the Bylaws of the Corporation.</w:t>
      </w:r>
    </w:p>
    <w:p>
      <w:pPr>
        <w:spacing w:after="200"/>
      </w:pPr>
      <w:r>
        <w:rPr>
          <w:rFonts w:ascii="Calibri" w:cs="Calibri" w:eastAsia="Calibri" w:hAnsi="Calibri"/>
          <w:sz w:val="22"/>
          <w:szCs w:val="22"/>
        </w:rPr>
        <w:t xml:space="preserve">SEVENTH: Elections of directors need not be by written ballot unless the Bylaws of the Corporation </w:t>
      </w:r>
      <w:del w:id="1348" w:author="Rubicon Law" w:date="2026-10-08T17:26:09.524Z">
        <w:r>
          <w:rPr>
            <w:rFonts w:ascii="Calibri" w:cs="Calibri" w:eastAsia="Calibri" w:hAnsi="Calibri"/>
            <w:sz w:val="22"/>
            <w:szCs w:val="22"/>
          </w:rPr>
          <w:delText xml:space="preserve">shall </w:delText>
        </w:r>
      </w:del>
      <w:r>
        <w:rPr>
          <w:rFonts w:ascii="Calibri" w:cs="Calibri" w:eastAsia="Calibri" w:hAnsi="Calibri"/>
          <w:sz w:val="22"/>
          <w:szCs w:val="22"/>
        </w:rPr>
        <w:t xml:space="preserve">so provide.</w:t>
      </w:r>
    </w:p>
    <w:p>
      <w:pPr>
        <w:spacing w:after="200"/>
      </w:pPr>
      <w:r>
        <w:rPr>
          <w:rFonts w:ascii="Calibri" w:cs="Calibri" w:eastAsia="Calibri" w:hAnsi="Calibri"/>
          <w:sz w:val="22"/>
          <w:szCs w:val="22"/>
        </w:rPr>
        <w:t xml:space="preserve">EIGHTH: Meetings of stockholders may be held within or outside of the State of Delaware, as the Bylaws of the Corporation may provide. The books of the Corporation may be kept (subject to any provision of applicable law) outside of the State of Delaware at </w:t>
      </w:r>
      <w:del w:id="1349" w:author="Rubicon Law" w:date="2026-10-08T17:26:09.524Z">
        <w:r>
          <w:rPr>
            <w:rFonts w:ascii="Calibri" w:cs="Calibri" w:eastAsia="Calibri" w:hAnsi="Calibri"/>
            <w:sz w:val="22"/>
            <w:szCs w:val="22"/>
          </w:rPr>
          <w:delText xml:space="preserve">such </w:delText>
        </w:r>
      </w:del>
      <w:ins w:id="135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place or places or in </w:t>
      </w:r>
      <w:del w:id="1351" w:author="Rubicon Law" w:date="2026-10-08T17:26:09.524Z">
        <w:r>
          <w:rPr>
            <w:rFonts w:ascii="Calibri" w:cs="Calibri" w:eastAsia="Calibri" w:hAnsi="Calibri"/>
            <w:sz w:val="22"/>
            <w:szCs w:val="22"/>
          </w:rPr>
          <w:delText xml:space="preserve">such </w:delText>
        </w:r>
      </w:del>
      <w:ins w:id="1352"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manner </w:t>
      </w:r>
      <w:del w:id="1353" w:author="Rubicon Law" w:date="2026-10-08T17:26:09.524Z">
        <w:r>
          <w:rPr>
            <w:rFonts w:ascii="Calibri" w:cs="Calibri" w:eastAsia="Calibri" w:hAnsi="Calibri"/>
            <w:sz w:val="22"/>
            <w:szCs w:val="22"/>
          </w:rPr>
          <w:delText xml:space="preserve">or manners as may be </w:delText>
        </w:r>
      </w:del>
      <w:r>
        <w:rPr>
          <w:rFonts w:ascii="Calibri" w:cs="Calibri" w:eastAsia="Calibri" w:hAnsi="Calibri"/>
          <w:sz w:val="22"/>
          <w:szCs w:val="22"/>
        </w:rPr>
        <w:t xml:space="preserve">designated from time to time by the Board of Directors or in the Bylaws of the Corporation.</w:t>
      </w:r>
    </w:p>
    <w:p>
      <w:pPr>
        <w:spacing w:after="200"/>
      </w:pPr>
      <w:r>
        <w:rPr>
          <w:rFonts w:ascii="Calibri" w:cs="Calibri" w:eastAsia="Calibri" w:hAnsi="Calibri"/>
          <w:sz w:val="22"/>
          <w:szCs w:val="22"/>
        </w:rPr>
        <w:t xml:space="preserve">NINTH: To the fullest extent permitted by law, a director </w:t>
      </w:r>
      <w:del w:id="1354" w:author="Rubicon Law" w:date="2026-10-08T17:26:09.524Z">
        <w:r>
          <w:rPr>
            <w:rFonts w:ascii="Calibri" w:cs="Calibri" w:eastAsia="Calibri" w:hAnsi="Calibri"/>
            <w:sz w:val="22"/>
            <w:szCs w:val="22"/>
          </w:rPr>
          <w:delText xml:space="preserve">[or officer] </w:delText>
        </w:r>
      </w:del>
      <w:ins w:id="1355" w:author="Rubicon Law" w:date="2026-10-08T17:26:09.524Z">
        <w:r>
          <w:rPr>
            <w:rFonts w:ascii="Calibri" w:cs="Calibri" w:eastAsia="Calibri" w:hAnsi="Calibri"/>
            <w:sz w:val="22"/>
            <w:szCs w:val="22"/>
          </w:rPr>
          <w:t xml:space="preserve">or officer </w:t>
        </w:r>
      </w:ins>
      <w:r>
        <w:rPr>
          <w:rFonts w:ascii="Calibri" w:cs="Calibri" w:eastAsia="Calibri" w:hAnsi="Calibri"/>
          <w:sz w:val="22"/>
          <w:szCs w:val="22"/>
        </w:rPr>
        <w:t xml:space="preserve">of the Corporation </w:t>
      </w:r>
      <w:del w:id="1356" w:author="Rubicon Law" w:date="2026-10-08T17:26:09.524Z">
        <w:r>
          <w:rPr>
            <w:rFonts w:ascii="Calibri" w:cs="Calibri" w:eastAsia="Calibri" w:hAnsi="Calibri"/>
            <w:sz w:val="22"/>
            <w:szCs w:val="22"/>
          </w:rPr>
          <w:delText xml:space="preserve">shall </w:delText>
        </w:r>
      </w:del>
      <w:ins w:id="1357"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not </w:t>
      </w:r>
      <w:del w:id="1358" w:author="Rubicon Law" w:date="2026-10-08T17:26:09.524Z">
        <w:r>
          <w:rPr>
            <w:rFonts w:ascii="Calibri" w:cs="Calibri" w:eastAsia="Calibri" w:hAnsi="Calibri"/>
            <w:sz w:val="22"/>
            <w:szCs w:val="22"/>
          </w:rPr>
          <w:delText xml:space="preserve">be </w:delText>
        </w:r>
      </w:del>
      <w:r>
        <w:rPr>
          <w:rFonts w:ascii="Calibri" w:cs="Calibri" w:eastAsia="Calibri" w:hAnsi="Calibri"/>
          <w:sz w:val="22"/>
          <w:szCs w:val="22"/>
        </w:rPr>
        <w:t xml:space="preserve">personally liable to the Corporation or its stockholders for monetary damages for breach of fiduciary duty as a director </w:t>
      </w:r>
      <w:del w:id="1359" w:author="Rubicon Law" w:date="2026-10-08T17:26:09.524Z">
        <w:r>
          <w:rPr>
            <w:rFonts w:ascii="Calibri" w:cs="Calibri" w:eastAsia="Calibri" w:hAnsi="Calibri"/>
            <w:sz w:val="22"/>
            <w:szCs w:val="22"/>
          </w:rPr>
          <w:delText xml:space="preserve">[or officer]. </w:delText>
        </w:r>
      </w:del>
      <w:ins w:id="1360" w:author="Rubicon Law" w:date="2026-10-08T17:26:09.524Z">
        <w:r>
          <w:rPr>
            <w:rFonts w:ascii="Calibri" w:cs="Calibri" w:eastAsia="Calibri" w:hAnsi="Calibri"/>
            <w:sz w:val="22"/>
            <w:szCs w:val="22"/>
          </w:rPr>
          <w:t xml:space="preserve">or officer. </w:t>
        </w:r>
      </w:ins>
      <w:r>
        <w:rPr>
          <w:rFonts w:ascii="Calibri" w:cs="Calibri" w:eastAsia="Calibri" w:hAnsi="Calibri"/>
          <w:sz w:val="22"/>
          <w:szCs w:val="22"/>
        </w:rPr>
        <w:t xml:space="preserve">If the General Corporation Law or any other law of the State of Delaware is amended after approval by the stockholders of this Article Ninth to authorize corporate action further eliminating or limiting the personal liability of directors </w:t>
      </w:r>
      <w:del w:id="1361" w:author="Rubicon Law" w:date="2026-10-08T17:26:09.524Z">
        <w:r>
          <w:rPr>
            <w:rFonts w:ascii="Calibri" w:cs="Calibri" w:eastAsia="Calibri" w:hAnsi="Calibri"/>
            <w:sz w:val="22"/>
            <w:szCs w:val="22"/>
          </w:rPr>
          <w:delText xml:space="preserve">[or officers], </w:delText>
        </w:r>
      </w:del>
      <w:ins w:id="1362" w:author="Rubicon Law" w:date="2026-10-08T17:26:09.524Z">
        <w:r>
          <w:rPr>
            <w:rFonts w:ascii="Calibri" w:cs="Calibri" w:eastAsia="Calibri" w:hAnsi="Calibri"/>
            <w:sz w:val="22"/>
            <w:szCs w:val="22"/>
          </w:rPr>
          <w:t xml:space="preserve">or officers, </w:t>
        </w:r>
      </w:ins>
      <w:r>
        <w:rPr>
          <w:rFonts w:ascii="Calibri" w:cs="Calibri" w:eastAsia="Calibri" w:hAnsi="Calibri"/>
          <w:sz w:val="22"/>
          <w:szCs w:val="22"/>
        </w:rPr>
        <w:t xml:space="preserve">then the liability of a director </w:t>
      </w:r>
      <w:del w:id="1363" w:author="Rubicon Law" w:date="2026-10-08T17:26:09.524Z">
        <w:r>
          <w:rPr>
            <w:rFonts w:ascii="Calibri" w:cs="Calibri" w:eastAsia="Calibri" w:hAnsi="Calibri"/>
            <w:sz w:val="22"/>
            <w:szCs w:val="22"/>
          </w:rPr>
          <w:delText xml:space="preserve">[or officer] </w:delText>
        </w:r>
      </w:del>
      <w:ins w:id="1364" w:author="Rubicon Law" w:date="2026-10-08T17:26:09.524Z">
        <w:r>
          <w:rPr>
            <w:rFonts w:ascii="Calibri" w:cs="Calibri" w:eastAsia="Calibri" w:hAnsi="Calibri"/>
            <w:sz w:val="22"/>
            <w:szCs w:val="22"/>
          </w:rPr>
          <w:t xml:space="preserve">or officer </w:t>
        </w:r>
      </w:ins>
      <w:r>
        <w:rPr>
          <w:rFonts w:ascii="Calibri" w:cs="Calibri" w:eastAsia="Calibri" w:hAnsi="Calibri"/>
          <w:sz w:val="22"/>
          <w:szCs w:val="22"/>
        </w:rPr>
        <w:t xml:space="preserve">of the Corporation </w:t>
      </w:r>
      <w:del w:id="1365" w:author="Rubicon Law" w:date="2026-10-08T17:26:09.524Z">
        <w:r>
          <w:rPr>
            <w:rFonts w:ascii="Calibri" w:cs="Calibri" w:eastAsia="Calibri" w:hAnsi="Calibri"/>
            <w:sz w:val="22"/>
            <w:szCs w:val="22"/>
          </w:rPr>
          <w:delText xml:space="preserve">shall </w:delText>
        </w:r>
      </w:del>
      <w:ins w:id="1366"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be eliminated or limited to the fullest extent permitted by the General Corporation Law as so </w:t>
      </w:r>
      <w:del w:id="1367" w:author="Rubicon Law" w:date="2026-10-08T17:26:09.524Z">
        <w:r>
          <w:rPr>
            <w:rFonts w:ascii="Calibri" w:cs="Calibri" w:eastAsia="Calibri" w:hAnsi="Calibri"/>
            <w:sz w:val="22"/>
            <w:szCs w:val="22"/>
          </w:rPr>
          <w:delText xml:space="preserve">amended.</w:delText>
        </w:r>
      </w:del>
      <w:ins w:id="1368" w:author="Rubicon Law" w:date="2026-10-08T17:26:09.524Z">
        <w:r>
          <w:rPr>
            <w:rFonts w:ascii="Calibri" w:cs="Calibri" w:eastAsia="Calibri" w:hAnsi="Calibri"/>
            <w:sz w:val="22"/>
            <w:szCs w:val="22"/>
          </w:rPr>
          <w:t xml:space="preserve">amended. Any amendment, repeal or elimination of the foregoing provisions of this Article Ninth by the stockholders of the Corporation will not adversely affect any right or protection of a director or officer of the Corporation existing at the time of, or increase the liability of any director or officer of the Corporation with respect to any acts or omissions of that director or officer occurring before, the amendment, repeal or elimination.</w:t>
        </w:r>
      </w:ins>
    </w:p>
    <w:p>
      <w:pPr>
        <w:spacing w:after="200"/>
      </w:pPr>
      <w:del w:id="1369" w:author="Rubicon Law" w:date="2026-10-08T17:26:09.524Z">
        <w:r>
          <w:rPr>
            <w:rFonts w:ascii="Calibri" w:cs="Calibri" w:eastAsia="Calibri" w:hAnsi="Calibri"/>
            <w:sz w:val="22"/>
            <w:szCs w:val="22"/>
          </w:rPr>
          <w:delText xml:space="preserve">Any amendment, repeal or elimination of the foregoing provisions of this Article Ninth by the stockholders of the Corporation shall not adversely affect any right or protection of a director [or officer] of the Corporation existing at the time of, or increase the liability of any director [or officer] of the Corporation with respect to any acts or omissions of such director [or officer] occurring prior to, such amendment, repeal or elimination.</w:delText>
        </w:r>
      </w:del>
    </w:p>
    <w:p>
      <w:pPr>
        <w:spacing w:after="200"/>
      </w:pPr>
      <w:r>
        <w:rPr>
          <w:rFonts w:ascii="Calibri" w:cs="Calibri" w:eastAsia="Calibri" w:hAnsi="Calibri"/>
          <w:sz w:val="22"/>
          <w:szCs w:val="22"/>
        </w:rPr>
        <w:t xml:space="preserve">TENTH: To the fullest extent permitted by applicable law, the Corporation is authorized to provide indemnification of (and advancement of expenses to) directors, officers and agents of the Corporation (and any other persons to which the General Corporation Law permits the Corporation to provide indemnification) through Bylaw provisions, agreements with </w:t>
      </w:r>
      <w:del w:id="1370" w:author="Rubicon Law" w:date="2026-10-08T17:26:09.524Z">
        <w:r>
          <w:rPr>
            <w:rFonts w:ascii="Calibri" w:cs="Calibri" w:eastAsia="Calibri" w:hAnsi="Calibri"/>
            <w:sz w:val="22"/>
            <w:szCs w:val="22"/>
          </w:rPr>
          <w:delText xml:space="preserve">such </w:delText>
        </w:r>
      </w:del>
      <w:ins w:id="1371" w:author="Rubicon Law" w:date="2026-10-08T17:26:09.524Z">
        <w:r>
          <w:rPr>
            <w:rFonts w:ascii="Calibri" w:cs="Calibri" w:eastAsia="Calibri" w:hAnsi="Calibri"/>
            <w:sz w:val="22"/>
            <w:szCs w:val="22"/>
          </w:rPr>
          <w:t xml:space="preserve">those </w:t>
        </w:r>
      </w:ins>
      <w:r>
        <w:rPr>
          <w:rFonts w:ascii="Calibri" w:cs="Calibri" w:eastAsia="Calibri" w:hAnsi="Calibri"/>
          <w:sz w:val="22"/>
          <w:szCs w:val="22"/>
        </w:rPr>
        <w:t xml:space="preserve">agents or other persons, vote of stockholders or disinterested directors or otherwise, in excess of the indemnification and advancement otherwise permitted by Section 145 of the General Corporation </w:t>
      </w:r>
      <w:del w:id="1372" w:author="Rubicon Law" w:date="2026-10-08T17:26:09.524Z">
        <w:r>
          <w:rPr>
            <w:rFonts w:ascii="Calibri" w:cs="Calibri" w:eastAsia="Calibri" w:hAnsi="Calibri"/>
            <w:sz w:val="22"/>
            <w:szCs w:val="22"/>
          </w:rPr>
          <w:delText xml:space="preserve">Law.</w:delText>
        </w:r>
      </w:del>
      <w:ins w:id="1373" w:author="Rubicon Law" w:date="2026-10-08T17:26:09.524Z">
        <w:r>
          <w:rPr>
            <w:rFonts w:ascii="Calibri" w:cs="Calibri" w:eastAsia="Calibri" w:hAnsi="Calibri"/>
            <w:sz w:val="22"/>
            <w:szCs w:val="22"/>
          </w:rPr>
          <w:t xml:space="preserve">Law. Any amendment, repeal, modification or elimination of the foregoing provisions of this Article Tenth will not (a) adversely affect any right or protection of any director, officer or other agent of the Corporation existing at the time of the amendment, repeal, modification or elimination, or (b) increase the liability of any director, officer or agent of the Corporation with respect to any acts or omissions of that director, officer or agent occurring before the amendment, repeal, modification or elimination.</w:t>
        </w:r>
      </w:ins>
    </w:p>
    <w:p>
      <w:pPr>
        <w:spacing w:after="200"/>
      </w:pPr>
      <w:del w:id="1374" w:author="Rubicon Law" w:date="2026-10-08T17:26:09.524Z">
        <w:r>
          <w:rPr>
            <w:rFonts w:ascii="Calibri" w:cs="Calibri" w:eastAsia="Calibri" w:hAnsi="Calibri"/>
            <w:sz w:val="22"/>
            <w:szCs w:val="22"/>
          </w:rPr>
          <w:delText xml:space="preserve">Any amendment, repeal, modification or elimination of the foregoing provisions of this Article Tenth shall not (a) adversely affect any right or protection of any director, officer or other agent of the Corporation existing at the time of such amendment, repeal, modification or elimination; or (b) increase the liability of any director, officer or agent of the Corporation with respect to any acts or omissions of such director, officer or agent occurring prior to such amendment, repeal, modification or elimination.</w:delText>
        </w:r>
      </w:del>
    </w:p>
    <w:p>
      <w:pPr>
        <w:spacing w:after="200"/>
      </w:pPr>
      <w:r>
        <w:rPr>
          <w:rFonts w:ascii="Calibri" w:cs="Calibri" w:eastAsia="Calibri" w:hAnsi="Calibri"/>
          <w:sz w:val="22"/>
          <w:szCs w:val="22"/>
        </w:rPr>
        <w:t xml:space="preserve">ELEVENTH: The Corporation renounces, to the fullest extent permitted by law, any interest or expectancy of the Corporation in, or in being offered an opportunity to participate in, any Excluded Opportunity. An "Excluded Opportunity" is any matter, transaction or interest that is presented to, or acquired, created or developed by, or </w:t>
      </w:r>
      <w:del w:id="1375" w:author="Rubicon Law" w:date="2026-10-08T17:26:09.524Z">
        <w:r>
          <w:rPr>
            <w:rFonts w:ascii="Calibri" w:cs="Calibri" w:eastAsia="Calibri" w:hAnsi="Calibri"/>
            <w:sz w:val="22"/>
            <w:szCs w:val="22"/>
          </w:rPr>
          <w:delText xml:space="preserve">which </w:delText>
        </w:r>
      </w:del>
      <w:ins w:id="1376"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otherwise comes into the possession </w:t>
      </w:r>
      <w:del w:id="1377" w:author="Rubicon Law" w:date="2026-10-08T17:26:09.524Z">
        <w:r>
          <w:rPr>
            <w:rFonts w:ascii="Calibri" w:cs="Calibri" w:eastAsia="Calibri" w:hAnsi="Calibri"/>
            <w:sz w:val="22"/>
            <w:szCs w:val="22"/>
          </w:rPr>
          <w:delText xml:space="preserve">of (i) </w:delText>
        </w:r>
      </w:del>
      <w:ins w:id="1378" w:author="Rubicon Law" w:date="2026-10-08T17:26:09.524Z">
        <w:r>
          <w:rPr>
            <w:rFonts w:ascii="Calibri" w:cs="Calibri" w:eastAsia="Calibri" w:hAnsi="Calibri"/>
            <w:sz w:val="22"/>
            <w:szCs w:val="22"/>
          </w:rPr>
          <w:t xml:space="preserve">of, (a) </w:t>
        </w:r>
      </w:ins>
      <w:r>
        <w:rPr>
          <w:rFonts w:ascii="Calibri" w:cs="Calibri" w:eastAsia="Calibri" w:hAnsi="Calibri"/>
          <w:sz w:val="22"/>
          <w:szCs w:val="22"/>
        </w:rPr>
        <w:t xml:space="preserve">any director of the Corporation who is not an employee of the Corporation or any of its subsidiaries, or </w:t>
      </w:r>
      <w:del w:id="1379" w:author="Rubicon Law" w:date="2026-10-08T17:26:09.524Z">
        <w:r>
          <w:rPr>
            <w:rFonts w:ascii="Calibri" w:cs="Calibri" w:eastAsia="Calibri" w:hAnsi="Calibri"/>
            <w:sz w:val="22"/>
            <w:szCs w:val="22"/>
          </w:rPr>
          <w:delText xml:space="preserve">(ii) </w:delText>
        </w:r>
      </w:del>
      <w:ins w:id="1380"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any holder of Preferred Stock or any partner, member, director, stockholder, employee, affiliate or agent of any such holder, other than someone who is an officer or employee of the Corporation or any of its subsidiaries (collectively, the persons referred to in clauses </w:t>
      </w:r>
      <w:del w:id="1381" w:author="Rubicon Law" w:date="2026-10-08T17:26:09.524Z">
        <w:r>
          <w:rPr>
            <w:rFonts w:ascii="Calibri" w:cs="Calibri" w:eastAsia="Calibri" w:hAnsi="Calibri"/>
            <w:sz w:val="22"/>
            <w:szCs w:val="22"/>
          </w:rPr>
          <w:delText xml:space="preserve">(i) </w:delText>
        </w:r>
      </w:del>
      <w:ins w:id="1382"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and </w:t>
      </w:r>
      <w:del w:id="1383" w:author="Rubicon Law" w:date="2026-10-08T17:26:09.524Z">
        <w:r>
          <w:rPr>
            <w:rFonts w:ascii="Calibri" w:cs="Calibri" w:eastAsia="Calibri" w:hAnsi="Calibri"/>
            <w:sz w:val="22"/>
            <w:szCs w:val="22"/>
          </w:rPr>
          <w:delText xml:space="preserve">(ii) are </w:delText>
        </w:r>
      </w:del>
      <w:ins w:id="1384"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"Covered Persons"), unless </w:t>
      </w:r>
      <w:del w:id="1385" w:author="Rubicon Law" w:date="2026-10-08T17:26:09.524Z">
        <w:r>
          <w:rPr>
            <w:rFonts w:ascii="Calibri" w:cs="Calibri" w:eastAsia="Calibri" w:hAnsi="Calibri"/>
            <w:sz w:val="22"/>
            <w:szCs w:val="22"/>
          </w:rPr>
          <w:delText xml:space="preserve">such </w:delText>
        </w:r>
      </w:del>
      <w:ins w:id="1386"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matter, transaction or interest is presented to, or acquired, created or developed by, or otherwise comes into the possession of, a Covered Person expressly and solely in </w:t>
      </w:r>
      <w:del w:id="1387" w:author="Rubicon Law" w:date="2026-10-08T17:26:09.524Z">
        <w:r>
          <w:rPr>
            <w:rFonts w:ascii="Calibri" w:cs="Calibri" w:eastAsia="Calibri" w:hAnsi="Calibri"/>
            <w:sz w:val="22"/>
            <w:szCs w:val="22"/>
          </w:rPr>
          <w:delText xml:space="preserve">such </w:delText>
        </w:r>
      </w:del>
      <w:ins w:id="1388"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Covered Person's capacity as a director of the Corporation while </w:t>
      </w:r>
      <w:del w:id="1389" w:author="Rubicon Law" w:date="2026-10-08T17:26:09.524Z">
        <w:r>
          <w:rPr>
            <w:rFonts w:ascii="Calibri" w:cs="Calibri" w:eastAsia="Calibri" w:hAnsi="Calibri"/>
            <w:sz w:val="22"/>
            <w:szCs w:val="22"/>
          </w:rPr>
          <w:delText xml:space="preserve">such </w:delText>
        </w:r>
      </w:del>
      <w:ins w:id="1390"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Covered Person is performing services in </w:t>
      </w:r>
      <w:del w:id="1391" w:author="Rubicon Law" w:date="2026-10-08T17:26:09.524Z">
        <w:r>
          <w:rPr>
            <w:rFonts w:ascii="Calibri" w:cs="Calibri" w:eastAsia="Calibri" w:hAnsi="Calibri"/>
            <w:sz w:val="22"/>
            <w:szCs w:val="22"/>
          </w:rPr>
          <w:delText xml:space="preserve">such </w:delText>
        </w:r>
      </w:del>
      <w:ins w:id="1392"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capacity. Any repeal or modification of this Article Eleventh will only be prospective and will not affect the rights under this Article Eleventh in effect at the time of the occurrence of any actions or omissions to act giving rise to liability. Notwithstanding anything to the contrary </w:t>
      </w:r>
      <w:del w:id="1393" w:author="Rubicon Law" w:date="2026-10-08T17:26:09.524Z">
        <w:r>
          <w:rPr>
            <w:rFonts w:ascii="Calibri" w:cs="Calibri" w:eastAsia="Calibri" w:hAnsi="Calibri"/>
            <w:sz w:val="22"/>
            <w:szCs w:val="22"/>
          </w:rPr>
          <w:delText xml:space="preserve">contained </w:delText>
        </w:r>
      </w:del>
      <w:r>
        <w:rPr>
          <w:rFonts w:ascii="Calibri" w:cs="Calibri" w:eastAsia="Calibri" w:hAnsi="Calibri"/>
          <w:sz w:val="22"/>
          <w:szCs w:val="22"/>
        </w:rPr>
        <w:t xml:space="preserve">elsewhere in this Certificate of Incorporation, in addition to any other vote required by law or this Certificate of Incorporation, the affirmative vote of the Requisite Holders </w:t>
      </w:r>
      <w:del w:id="1394" w:author="Rubicon Law" w:date="2026-10-08T17:26:09.524Z">
        <w:r>
          <w:rPr>
            <w:rFonts w:ascii="Calibri" w:cs="Calibri" w:eastAsia="Calibri" w:hAnsi="Calibri"/>
            <w:sz w:val="22"/>
            <w:szCs w:val="22"/>
          </w:rPr>
          <w:delText xml:space="preserve">will be </w:delText>
        </w:r>
      </w:del>
      <w:ins w:id="1395"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required to amend or repeal, or to adopt any </w:t>
      </w:r>
      <w:del w:id="1396" w:author="Rubicon Law" w:date="2026-10-08T17:26:09.524Z">
        <w:r>
          <w:rPr>
            <w:rFonts w:ascii="Calibri" w:cs="Calibri" w:eastAsia="Calibri" w:hAnsi="Calibri"/>
            <w:sz w:val="22"/>
            <w:szCs w:val="22"/>
          </w:rPr>
          <w:delText xml:space="preserve">provisions </w:delText>
        </w:r>
      </w:del>
      <w:ins w:id="1397" w:author="Rubicon Law" w:date="2026-10-08T17:26:09.524Z">
        <w:r>
          <w:rPr>
            <w:rFonts w:ascii="Calibri" w:cs="Calibri" w:eastAsia="Calibri" w:hAnsi="Calibri"/>
            <w:sz w:val="22"/>
            <w:szCs w:val="22"/>
          </w:rPr>
          <w:t xml:space="preserve">provision </w:t>
        </w:r>
      </w:ins>
      <w:r>
        <w:rPr>
          <w:rFonts w:ascii="Calibri" w:cs="Calibri" w:eastAsia="Calibri" w:hAnsi="Calibri"/>
          <w:sz w:val="22"/>
          <w:szCs w:val="22"/>
        </w:rPr>
        <w:t xml:space="preserve">inconsistent </w:t>
      </w:r>
      <w:del w:id="1398" w:author="Rubicon Law" w:date="2026-10-08T17:26:09.524Z">
        <w:r>
          <w:rPr>
            <w:rFonts w:ascii="Calibri" w:cs="Calibri" w:eastAsia="Calibri" w:hAnsi="Calibri"/>
            <w:sz w:val="22"/>
            <w:szCs w:val="22"/>
          </w:rPr>
          <w:delText xml:space="preserve">with </w:delText>
        </w:r>
      </w:del>
      <w:ins w:id="1399" w:author="Rubicon Law" w:date="2026-10-08T17:26:09.524Z">
        <w:r>
          <w:rPr>
            <w:rFonts w:ascii="Calibri" w:cs="Calibri" w:eastAsia="Calibri" w:hAnsi="Calibri"/>
            <w:sz w:val="22"/>
            <w:szCs w:val="22"/>
          </w:rPr>
          <w:t xml:space="preserve">with, </w:t>
        </w:r>
      </w:ins>
      <w:r>
        <w:rPr>
          <w:rFonts w:ascii="Calibri" w:cs="Calibri" w:eastAsia="Calibri" w:hAnsi="Calibri"/>
          <w:sz w:val="22"/>
          <w:szCs w:val="22"/>
        </w:rPr>
        <w:t xml:space="preserve">this Article Eleventh.</w:t>
      </w:r>
    </w:p>
    <w:p>
      <w:pPr>
        <w:spacing w:after="200"/>
      </w:pPr>
      <w:r>
        <w:rPr>
          <w:rFonts w:ascii="Calibri" w:cs="Calibri" w:eastAsia="Calibri" w:hAnsi="Calibri"/>
          <w:sz w:val="22"/>
          <w:szCs w:val="22"/>
        </w:rPr>
        <w:t xml:space="preserve">TWELFTH: </w:t>
      </w:r>
      <w:del w:id="1400" w:author="Rubicon Law" w:date="2026-10-08T17:26:09.524Z">
        <w:r>
          <w:rPr>
            <w:rFonts w:ascii="Calibri" w:cs="Calibri" w:eastAsia="Calibri" w:hAnsi="Calibri"/>
            <w:sz w:val="22"/>
            <w:szCs w:val="22"/>
          </w:rPr>
          <w:delText xml:space="preserve">[Unless </w:delText>
        </w:r>
      </w:del>
      <w:ins w:id="1401" w:author="Rubicon Law" w:date="2026-10-08T17:26:09.524Z">
        <w:r>
          <w:rPr>
            <w:rFonts w:ascii="Calibri" w:cs="Calibri" w:eastAsia="Calibri" w:hAnsi="Calibri"/>
            <w:sz w:val="22"/>
            <w:szCs w:val="22"/>
          </w:rPr>
          <w:t xml:space="preserve">Unless </w:t>
        </w:r>
      </w:ins>
      <w:r>
        <w:rPr>
          <w:rFonts w:ascii="Calibri" w:cs="Calibri" w:eastAsia="Calibri" w:hAnsi="Calibri"/>
          <w:sz w:val="22"/>
          <w:szCs w:val="22"/>
        </w:rPr>
        <w:t xml:space="preserve">the Corporation consents in writing to the selection of an alternative forum, the Court of Chancery </w:t>
      </w:r>
      <w:del w:id="1402" w:author="Rubicon Law" w:date="2026-10-08T17:26:09.524Z">
        <w:r>
          <w:rPr>
            <w:rFonts w:ascii="Calibri" w:cs="Calibri" w:eastAsia="Calibri" w:hAnsi="Calibri"/>
            <w:sz w:val="22"/>
            <w:szCs w:val="22"/>
          </w:rPr>
          <w:delText xml:space="preserve">in </w:delText>
        </w:r>
      </w:del>
      <w:ins w:id="1403" w:author="Rubicon Law" w:date="2026-10-08T17:26:09.524Z">
        <w:r>
          <w:rPr>
            <w:rFonts w:ascii="Calibri" w:cs="Calibri" w:eastAsia="Calibri" w:hAnsi="Calibri"/>
            <w:sz w:val="22"/>
            <w:szCs w:val="22"/>
          </w:rPr>
          <w:t xml:space="preserve">of </w:t>
        </w:r>
      </w:ins>
      <w:r>
        <w:rPr>
          <w:rFonts w:ascii="Calibri" w:cs="Calibri" w:eastAsia="Calibri" w:hAnsi="Calibri"/>
          <w:sz w:val="22"/>
          <w:szCs w:val="22"/>
        </w:rPr>
        <w:t xml:space="preserve">the State of Delaware </w:t>
      </w:r>
      <w:del w:id="1404" w:author="Rubicon Law" w:date="2026-10-08T17:26:09.524Z">
        <w:r>
          <w:rPr>
            <w:rFonts w:ascii="Calibri" w:cs="Calibri" w:eastAsia="Calibri" w:hAnsi="Calibri"/>
            <w:sz w:val="22"/>
            <w:szCs w:val="22"/>
          </w:rPr>
          <w:delText xml:space="preserve">shall be </w:delText>
        </w:r>
      </w:del>
      <w:ins w:id="1405"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the sole and exclusive forum for any stockholder (including a beneficial owner) to bring </w:t>
      </w:r>
      <w:del w:id="1406" w:author="Rubicon Law" w:date="2026-10-08T17:26:09.524Z">
        <w:r>
          <w:rPr>
            <w:rFonts w:ascii="Calibri" w:cs="Calibri" w:eastAsia="Calibri" w:hAnsi="Calibri"/>
            <w:sz w:val="22"/>
            <w:szCs w:val="22"/>
          </w:rPr>
          <w:delText xml:space="preserve">(i) </w:delText>
        </w:r>
      </w:del>
      <w:ins w:id="1407" w:author="Rubicon Law" w:date="2026-10-08T17:26:09.524Z">
        <w:r>
          <w:rPr>
            <w:rFonts w:ascii="Calibri" w:cs="Calibri" w:eastAsia="Calibri" w:hAnsi="Calibri"/>
            <w:sz w:val="22"/>
            <w:szCs w:val="22"/>
          </w:rPr>
          <w:t xml:space="preserve">(a) </w:t>
        </w:r>
      </w:ins>
      <w:r>
        <w:rPr>
          <w:rFonts w:ascii="Calibri" w:cs="Calibri" w:eastAsia="Calibri" w:hAnsi="Calibri"/>
          <w:sz w:val="22"/>
          <w:szCs w:val="22"/>
        </w:rPr>
        <w:t xml:space="preserve">any derivative action or proceeding brought on behalf of the Corporation, </w:t>
      </w:r>
      <w:del w:id="1408" w:author="Rubicon Law" w:date="2026-10-08T17:26:09.524Z">
        <w:r>
          <w:rPr>
            <w:rFonts w:ascii="Calibri" w:cs="Calibri" w:eastAsia="Calibri" w:hAnsi="Calibri"/>
            <w:sz w:val="22"/>
            <w:szCs w:val="22"/>
          </w:rPr>
          <w:delText xml:space="preserve">(ii) </w:delText>
        </w:r>
      </w:del>
      <w:ins w:id="1409" w:author="Rubicon Law" w:date="2026-10-08T17:26:09.524Z">
        <w:r>
          <w:rPr>
            <w:rFonts w:ascii="Calibri" w:cs="Calibri" w:eastAsia="Calibri" w:hAnsi="Calibri"/>
            <w:sz w:val="22"/>
            <w:szCs w:val="22"/>
          </w:rPr>
          <w:t xml:space="preserve">(b) </w:t>
        </w:r>
      </w:ins>
      <w:r>
        <w:rPr>
          <w:rFonts w:ascii="Calibri" w:cs="Calibri" w:eastAsia="Calibri" w:hAnsi="Calibri"/>
          <w:sz w:val="22"/>
          <w:szCs w:val="22"/>
        </w:rPr>
        <w:t xml:space="preserve">any action asserting a claim of breach of fiduciary duty owed by any director, officer or other employee of the Corporation to the Corporation or the Corporation's stockholders, </w:t>
      </w:r>
      <w:del w:id="1410" w:author="Rubicon Law" w:date="2026-10-08T17:26:09.524Z">
        <w:r>
          <w:rPr>
            <w:rFonts w:ascii="Calibri" w:cs="Calibri" w:eastAsia="Calibri" w:hAnsi="Calibri"/>
            <w:sz w:val="22"/>
            <w:szCs w:val="22"/>
          </w:rPr>
          <w:delText xml:space="preserve">(iii) </w:delText>
        </w:r>
      </w:del>
      <w:ins w:id="1411" w:author="Rubicon Law" w:date="2026-10-08T17:26:09.524Z">
        <w:r>
          <w:rPr>
            <w:rFonts w:ascii="Calibri" w:cs="Calibri" w:eastAsia="Calibri" w:hAnsi="Calibri"/>
            <w:sz w:val="22"/>
            <w:szCs w:val="22"/>
          </w:rPr>
          <w:t xml:space="preserve">(c) </w:t>
        </w:r>
      </w:ins>
      <w:r>
        <w:rPr>
          <w:rFonts w:ascii="Calibri" w:cs="Calibri" w:eastAsia="Calibri" w:hAnsi="Calibri"/>
          <w:sz w:val="22"/>
          <w:szCs w:val="22"/>
        </w:rPr>
        <w:t xml:space="preserve">any action asserting a claim against the Corporation, its directors, officers or employees arising </w:t>
      </w:r>
      <w:del w:id="1412" w:author="Rubicon Law" w:date="2026-10-08T17:26:09.524Z">
        <w:r>
          <w:rPr>
            <w:rFonts w:ascii="Calibri" w:cs="Calibri" w:eastAsia="Calibri" w:hAnsi="Calibri"/>
            <w:sz w:val="22"/>
            <w:szCs w:val="22"/>
          </w:rPr>
          <w:delText xml:space="preserve">pursuant to </w:delText>
        </w:r>
      </w:del>
      <w:ins w:id="1413" w:author="Rubicon Law" w:date="2026-10-08T17:26:09.524Z">
        <w:r>
          <w:rPr>
            <w:rFonts w:ascii="Calibri" w:cs="Calibri" w:eastAsia="Calibri" w:hAnsi="Calibri"/>
            <w:sz w:val="22"/>
            <w:szCs w:val="22"/>
          </w:rPr>
          <w:t xml:space="preserve">under </w:t>
        </w:r>
      </w:ins>
      <w:r>
        <w:rPr>
          <w:rFonts w:ascii="Calibri" w:cs="Calibri" w:eastAsia="Calibri" w:hAnsi="Calibri"/>
          <w:sz w:val="22"/>
          <w:szCs w:val="22"/>
        </w:rPr>
        <w:t xml:space="preserve">any provision of the General Corporation Law or the Corporation's certificate of incorporation or </w:t>
      </w:r>
      <w:del w:id="1414" w:author="Rubicon Law" w:date="2026-10-08T17:26:09.524Z">
        <w:r>
          <w:rPr>
            <w:rFonts w:ascii="Calibri" w:cs="Calibri" w:eastAsia="Calibri" w:hAnsi="Calibri"/>
            <w:sz w:val="22"/>
            <w:szCs w:val="22"/>
          </w:rPr>
          <w:delText xml:space="preserve">bylaws </w:delText>
        </w:r>
      </w:del>
      <w:ins w:id="1415" w:author="Rubicon Law" w:date="2026-10-08T17:26:09.524Z">
        <w:r>
          <w:rPr>
            <w:rFonts w:ascii="Calibri" w:cs="Calibri" w:eastAsia="Calibri" w:hAnsi="Calibri"/>
            <w:sz w:val="22"/>
            <w:szCs w:val="22"/>
          </w:rPr>
          <w:t xml:space="preserve">bylaws, </w:t>
        </w:r>
      </w:ins>
      <w:r>
        <w:rPr>
          <w:rFonts w:ascii="Calibri" w:cs="Calibri" w:eastAsia="Calibri" w:hAnsi="Calibri"/>
          <w:sz w:val="22"/>
          <w:szCs w:val="22"/>
        </w:rPr>
        <w:t xml:space="preserve">or </w:t>
      </w:r>
      <w:del w:id="1416" w:author="Rubicon Law" w:date="2026-10-08T17:26:09.524Z">
        <w:r>
          <w:rPr>
            <w:rFonts w:ascii="Calibri" w:cs="Calibri" w:eastAsia="Calibri" w:hAnsi="Calibri"/>
            <w:sz w:val="22"/>
            <w:szCs w:val="22"/>
          </w:rPr>
          <w:delText xml:space="preserve">(iv) </w:delText>
        </w:r>
      </w:del>
      <w:ins w:id="1417" w:author="Rubicon Law" w:date="2026-10-08T17:26:09.524Z">
        <w:r>
          <w:rPr>
            <w:rFonts w:ascii="Calibri" w:cs="Calibri" w:eastAsia="Calibri" w:hAnsi="Calibri"/>
            <w:sz w:val="22"/>
            <w:szCs w:val="22"/>
          </w:rPr>
          <w:t xml:space="preserve">(d) </w:t>
        </w:r>
      </w:ins>
      <w:r>
        <w:rPr>
          <w:rFonts w:ascii="Calibri" w:cs="Calibri" w:eastAsia="Calibri" w:hAnsi="Calibri"/>
          <w:sz w:val="22"/>
          <w:szCs w:val="22"/>
        </w:rPr>
        <w:t xml:space="preserve">any action asserting a claim against the Corporation, its directors, officers or employees governed by the internal affairs doctrine or that otherwise relates to the internal affairs of the Corporation, except for, as to each of </w:t>
      </w:r>
      <w:del w:id="1418" w:author="Rubicon Law" w:date="2026-10-08T17:26:09.524Z">
        <w:r>
          <w:rPr>
            <w:rFonts w:ascii="Calibri" w:cs="Calibri" w:eastAsia="Calibri" w:hAnsi="Calibri"/>
            <w:sz w:val="22"/>
            <w:szCs w:val="22"/>
          </w:rPr>
          <w:delText xml:space="preserve">(i) </w:delText>
        </w:r>
      </w:del>
      <w:ins w:id="1419" w:author="Rubicon Law" w:date="2026-10-08T17:26:09.524Z">
        <w:r>
          <w:rPr>
            <w:rFonts w:ascii="Calibri" w:cs="Calibri" w:eastAsia="Calibri" w:hAnsi="Calibri"/>
            <w:sz w:val="22"/>
            <w:szCs w:val="22"/>
          </w:rPr>
          <w:t xml:space="preserve">clauses (a) </w:t>
        </w:r>
      </w:ins>
      <w:r>
        <w:rPr>
          <w:rFonts w:ascii="Calibri" w:cs="Calibri" w:eastAsia="Calibri" w:hAnsi="Calibri"/>
          <w:sz w:val="22"/>
          <w:szCs w:val="22"/>
        </w:rPr>
        <w:t xml:space="preserve">through </w:t>
      </w:r>
      <w:del w:id="1420" w:author="Rubicon Law" w:date="2026-10-08T17:26:09.524Z">
        <w:r>
          <w:rPr>
            <w:rFonts w:ascii="Calibri" w:cs="Calibri" w:eastAsia="Calibri" w:hAnsi="Calibri"/>
            <w:sz w:val="22"/>
            <w:szCs w:val="22"/>
          </w:rPr>
          <w:delText xml:space="preserve">(iv) above, </w:delText>
        </w:r>
      </w:del>
      <w:ins w:id="1421" w:author="Rubicon Law" w:date="2026-10-08T17:26:09.524Z">
        <w:r>
          <w:rPr>
            <w:rFonts w:ascii="Calibri" w:cs="Calibri" w:eastAsia="Calibri" w:hAnsi="Calibri"/>
            <w:sz w:val="22"/>
            <w:szCs w:val="22"/>
          </w:rPr>
          <w:t xml:space="preserve">(d), </w:t>
        </w:r>
      </w:ins>
      <w:r>
        <w:rPr>
          <w:rFonts w:ascii="Calibri" w:cs="Calibri" w:eastAsia="Calibri" w:hAnsi="Calibri"/>
          <w:sz w:val="22"/>
          <w:szCs w:val="22"/>
        </w:rPr>
        <w:t xml:space="preserve">any claim as to which the Court of Chancery determines that there is an indispensable party not subject to the jurisdiction of the Court of Chancery (and the indispensable party does not consent to the personal jurisdiction of the Court of Chancery within 10 days following </w:t>
      </w:r>
      <w:del w:id="1422" w:author="Rubicon Law" w:date="2026-10-08T17:26:09.524Z">
        <w:r>
          <w:rPr>
            <w:rFonts w:ascii="Calibri" w:cs="Calibri" w:eastAsia="Calibri" w:hAnsi="Calibri"/>
            <w:sz w:val="22"/>
            <w:szCs w:val="22"/>
          </w:rPr>
          <w:delText xml:space="preserve">such </w:delText>
        </w:r>
      </w:del>
      <w:ins w:id="1423"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determination), </w:t>
      </w:r>
      <w:del w:id="1424" w:author="Rubicon Law" w:date="2026-10-08T17:26:09.524Z">
        <w:r>
          <w:rPr>
            <w:rFonts w:ascii="Calibri" w:cs="Calibri" w:eastAsia="Calibri" w:hAnsi="Calibri"/>
            <w:sz w:val="22"/>
            <w:szCs w:val="22"/>
          </w:rPr>
          <w:delText xml:space="preserve">which </w:delText>
        </w:r>
      </w:del>
      <w:ins w:id="1425"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is vested in the exclusive jurisdiction of a court or forum other than the Court of Chancery, or for which the Court of Chancery does not have subject matter </w:t>
      </w:r>
      <w:del w:id="1426" w:author="Rubicon Law" w:date="2026-10-08T17:26:09.524Z">
        <w:r>
          <w:rPr>
            <w:rFonts w:ascii="Calibri" w:cs="Calibri" w:eastAsia="Calibri" w:hAnsi="Calibri"/>
            <w:sz w:val="22"/>
            <w:szCs w:val="22"/>
          </w:rPr>
          <w:delText xml:space="preserve">jurisdiction.]</w:delText>
        </w:r>
      </w:del>
      <w:ins w:id="1427" w:author="Rubicon Law" w:date="2026-10-08T17:26:09.524Z">
        <w:r>
          <w:rPr>
            <w:rFonts w:ascii="Calibri" w:cs="Calibri" w:eastAsia="Calibri" w:hAnsi="Calibri"/>
            <w:sz w:val="22"/>
            <w:szCs w:val="22"/>
          </w:rPr>
          <w:t xml:space="preserve">jurisdiction. Unless the Corporation consents in writing to the selection of an alternative forum, the federal district courts of the United States of America are the sole and exclusive forum for the resolution of any complaint asserting a cause of action arising under the Securities Act of 1933, as amended.</w:t>
        </w:r>
      </w:ins>
    </w:p>
    <w:p>
      <w:pPr>
        <w:spacing w:after="200"/>
      </w:pPr>
      <w:r>
        <w:rPr>
          <w:rFonts w:ascii="Calibri" w:cs="Calibri" w:eastAsia="Calibri" w:hAnsi="Calibri"/>
          <w:sz w:val="22"/>
          <w:szCs w:val="22"/>
        </w:rPr>
        <w:t xml:space="preserve">THIRTEENTH: If any provision </w:t>
      </w:r>
      <w:del w:id="1428" w:author="Rubicon Law" w:date="2026-10-08T17:26:09.524Z">
        <w:r>
          <w:rPr>
            <w:rFonts w:ascii="Calibri" w:cs="Calibri" w:eastAsia="Calibri" w:hAnsi="Calibri"/>
            <w:sz w:val="22"/>
            <w:szCs w:val="22"/>
          </w:rPr>
          <w:delText xml:space="preserve">or provisions </w:delText>
        </w:r>
      </w:del>
      <w:r>
        <w:rPr>
          <w:rFonts w:ascii="Calibri" w:cs="Calibri" w:eastAsia="Calibri" w:hAnsi="Calibri"/>
          <w:sz w:val="22"/>
          <w:szCs w:val="22"/>
        </w:rPr>
        <w:t xml:space="preserve">of this Certificate of Incorporation </w:t>
      </w:r>
      <w:del w:id="1429" w:author="Rubicon Law" w:date="2026-10-08T17:26:09.524Z">
        <w:r>
          <w:rPr>
            <w:rFonts w:ascii="Calibri" w:cs="Calibri" w:eastAsia="Calibri" w:hAnsi="Calibri"/>
            <w:sz w:val="22"/>
            <w:szCs w:val="22"/>
          </w:rPr>
          <w:delText xml:space="preserve">shall be </w:delText>
        </w:r>
      </w:del>
      <w:ins w:id="1430" w:author="Rubicon Law" w:date="2026-10-08T17:26:09.524Z">
        <w:r>
          <w:rPr>
            <w:rFonts w:ascii="Calibri" w:cs="Calibri" w:eastAsia="Calibri" w:hAnsi="Calibri"/>
            <w:sz w:val="22"/>
            <w:szCs w:val="22"/>
          </w:rPr>
          <w:t xml:space="preserve">is </w:t>
        </w:r>
      </w:ins>
      <w:r>
        <w:rPr>
          <w:rFonts w:ascii="Calibri" w:cs="Calibri" w:eastAsia="Calibri" w:hAnsi="Calibri"/>
          <w:sz w:val="22"/>
          <w:szCs w:val="22"/>
        </w:rPr>
        <w:t xml:space="preserve">held to be invalid, illegal or unenforceable as applied to any person or entity or circumstance for any reason whatsoever, then, to the fullest extent permitted by law, the validity, legality and enforceability of </w:t>
      </w:r>
      <w:del w:id="1431" w:author="Rubicon Law" w:date="2026-10-08T17:26:09.524Z">
        <w:r>
          <w:rPr>
            <w:rFonts w:ascii="Calibri" w:cs="Calibri" w:eastAsia="Calibri" w:hAnsi="Calibri"/>
            <w:sz w:val="22"/>
            <w:szCs w:val="22"/>
          </w:rPr>
          <w:delText xml:space="preserve">such provisions </w:delText>
        </w:r>
      </w:del>
      <w:ins w:id="1432" w:author="Rubicon Law" w:date="2026-10-08T17:26:09.524Z">
        <w:r>
          <w:rPr>
            <w:rFonts w:ascii="Calibri" w:cs="Calibri" w:eastAsia="Calibri" w:hAnsi="Calibri"/>
            <w:sz w:val="22"/>
            <w:szCs w:val="22"/>
          </w:rPr>
          <w:t xml:space="preserve">that provision </w:t>
        </w:r>
      </w:ins>
      <w:r>
        <w:rPr>
          <w:rFonts w:ascii="Calibri" w:cs="Calibri" w:eastAsia="Calibri" w:hAnsi="Calibri"/>
          <w:sz w:val="22"/>
          <w:szCs w:val="22"/>
        </w:rPr>
        <w:t xml:space="preserve">in any other circumstance and of the remaining provisions of this Certificate of Incorporation </w:t>
      </w:r>
      <w:del w:id="1433" w:author="Rubicon Law" w:date="2026-10-08T17:26:09.524Z">
        <w:r>
          <w:rPr>
            <w:rFonts w:ascii="Calibri" w:cs="Calibri" w:eastAsia="Calibri" w:hAnsi="Calibri"/>
            <w:sz w:val="22"/>
            <w:szCs w:val="22"/>
          </w:rPr>
          <w:delText xml:space="preserve">(including, without limitation, </w:delText>
        </w:r>
      </w:del>
      <w:ins w:id="1434" w:author="Rubicon Law" w:date="2026-10-08T17:26:09.524Z">
        <w:r>
          <w:rPr>
            <w:rFonts w:ascii="Calibri" w:cs="Calibri" w:eastAsia="Calibri" w:hAnsi="Calibri"/>
            <w:sz w:val="22"/>
            <w:szCs w:val="22"/>
          </w:rPr>
          <w:t xml:space="preserve">(including </w:t>
        </w:r>
      </w:ins>
      <w:r>
        <w:rPr>
          <w:rFonts w:ascii="Calibri" w:cs="Calibri" w:eastAsia="Calibri" w:hAnsi="Calibri"/>
          <w:sz w:val="22"/>
          <w:szCs w:val="22"/>
        </w:rPr>
        <w:t xml:space="preserve">each portion of any sentence of this Certificate of Incorporation containing any </w:t>
      </w:r>
      <w:del w:id="1435" w:author="Rubicon Law" w:date="2026-10-08T17:26:09.524Z">
        <w:r>
          <w:rPr>
            <w:rFonts w:ascii="Calibri" w:cs="Calibri" w:eastAsia="Calibri" w:hAnsi="Calibri"/>
            <w:sz w:val="22"/>
            <w:szCs w:val="22"/>
          </w:rPr>
          <w:delText xml:space="preserve">such </w:delText>
        </w:r>
      </w:del>
      <w:r>
        <w:rPr>
          <w:rFonts w:ascii="Calibri" w:cs="Calibri" w:eastAsia="Calibri" w:hAnsi="Calibri"/>
          <w:sz w:val="22"/>
          <w:szCs w:val="22"/>
        </w:rPr>
        <w:t xml:space="preserve">provision held to be invalid, illegal or unenforceable that is not itself held to be invalid, illegal or unenforceable) and the application of </w:t>
      </w:r>
      <w:del w:id="1436" w:author="Rubicon Law" w:date="2026-10-08T17:26:09.524Z">
        <w:r>
          <w:rPr>
            <w:rFonts w:ascii="Calibri" w:cs="Calibri" w:eastAsia="Calibri" w:hAnsi="Calibri"/>
            <w:sz w:val="22"/>
            <w:szCs w:val="22"/>
          </w:rPr>
          <w:delText xml:space="preserve">such </w:delText>
        </w:r>
      </w:del>
      <w:ins w:id="1437" w:author="Rubicon Law" w:date="2026-10-08T17:26:09.524Z">
        <w:r>
          <w:rPr>
            <w:rFonts w:ascii="Calibri" w:cs="Calibri" w:eastAsia="Calibri" w:hAnsi="Calibri"/>
            <w:sz w:val="22"/>
            <w:szCs w:val="22"/>
          </w:rPr>
          <w:t xml:space="preserve">that </w:t>
        </w:r>
      </w:ins>
      <w:r>
        <w:rPr>
          <w:rFonts w:ascii="Calibri" w:cs="Calibri" w:eastAsia="Calibri" w:hAnsi="Calibri"/>
          <w:sz w:val="22"/>
          <w:szCs w:val="22"/>
        </w:rPr>
        <w:t xml:space="preserve">provision to other persons or entities and circumstances </w:t>
      </w:r>
      <w:del w:id="1438" w:author="Rubicon Law" w:date="2026-10-08T17:26:09.524Z">
        <w:r>
          <w:rPr>
            <w:rFonts w:ascii="Calibri" w:cs="Calibri" w:eastAsia="Calibri" w:hAnsi="Calibri"/>
            <w:sz w:val="22"/>
            <w:szCs w:val="22"/>
          </w:rPr>
          <w:delText xml:space="preserve">shall </w:delText>
        </w:r>
      </w:del>
      <w:ins w:id="1439" w:author="Rubicon Law" w:date="2026-10-08T17:26:09.524Z">
        <w:r>
          <w:rPr>
            <w:rFonts w:ascii="Calibri" w:cs="Calibri" w:eastAsia="Calibri" w:hAnsi="Calibri"/>
            <w:sz w:val="22"/>
            <w:szCs w:val="22"/>
          </w:rPr>
          <w:t xml:space="preserve">will </w:t>
        </w:r>
      </w:ins>
      <w:r>
        <w:rPr>
          <w:rFonts w:ascii="Calibri" w:cs="Calibri" w:eastAsia="Calibri" w:hAnsi="Calibri"/>
          <w:sz w:val="22"/>
          <w:szCs w:val="22"/>
        </w:rPr>
        <w:t xml:space="preserve">not in any way be affected or </w:t>
      </w:r>
      <w:del w:id="1440" w:author="Rubicon Law" w:date="2026-10-08T17:26:09.524Z">
        <w:r>
          <w:rPr>
            <w:rFonts w:ascii="Calibri" w:cs="Calibri" w:eastAsia="Calibri" w:hAnsi="Calibri"/>
            <w:sz w:val="22"/>
            <w:szCs w:val="22"/>
          </w:rPr>
          <w:delText xml:space="preserve">impaired thereby.</w:delText>
        </w:r>
      </w:del>
      <w:ins w:id="1441" w:author="Rubicon Law" w:date="2026-10-08T17:26:09.524Z">
        <w:r>
          <w:rPr>
            <w:rFonts w:ascii="Calibri" w:cs="Calibri" w:eastAsia="Calibri" w:hAnsi="Calibri"/>
            <w:sz w:val="22"/>
            <w:szCs w:val="22"/>
          </w:rPr>
          <w:t xml:space="preserve">impaired.</w:t>
        </w:r>
      </w:ins>
    </w:p>
    <w:p>
      <w:pPr>
        <w:spacing w:after="200"/>
      </w:pPr>
      <w:del w:id="1442" w:author="Rubicon Law" w:date="2026-10-08T17:26:09.524Z">
        <w:r>
          <w:rPr>
            <w:rFonts w:ascii="Calibri" w:cs="Calibri" w:eastAsia="Calibri" w:hAnsi="Calibri"/>
            <w:sz w:val="22"/>
            <w:szCs w:val="22"/>
          </w:rPr>
          <w:delText xml:space="preserve">FOURTEENTH: [For </w:delText>
        </w:r>
      </w:del>
      <w:ins w:id="1443" w:author="Rubicon Law" w:date="2026-10-08T17:26:09.524Z">
        <w:r>
          <w:rPr>
            <w:rFonts w:ascii="Calibri" w:cs="Calibri" w:eastAsia="Calibri" w:hAnsi="Calibri"/>
            <w:sz w:val="22"/>
            <w:szCs w:val="22"/>
          </w:rPr>
          <w:t xml:space="preserve">[FOURTEENTH: For </w:t>
        </w:r>
      </w:ins>
      <w:r>
        <w:rPr>
          <w:rFonts w:ascii="Calibri" w:cs="Calibri" w:eastAsia="Calibri" w:hAnsi="Calibri"/>
          <w:sz w:val="22"/>
          <w:szCs w:val="22"/>
        </w:rPr>
        <w:t xml:space="preserve">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w:t>
      </w:r>
      <w:del w:id="1444" w:author="Rubicon Law" w:date="2026-10-08T17:26:09.524Z">
        <w:r>
          <w:rPr>
            <w:rFonts w:ascii="Calibri" w:cs="Calibri" w:eastAsia="Calibri" w:hAnsi="Calibri"/>
            <w:sz w:val="22"/>
            <w:szCs w:val="22"/>
          </w:rPr>
          <w:delText xml:space="preserve">such </w:delText>
        </w:r>
      </w:del>
      <w:ins w:id="1445"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repurchase may be made without regard to any "preferential dividends arrears amount" or "preferential rights amount" (as those terms are defined in Section 500 of the California Corporations Code). Accordingly, for purposes of making any calculation under California Corporations Code Section 500 in connection with </w:t>
      </w:r>
      <w:del w:id="1446" w:author="Rubicon Law" w:date="2026-10-08T17:26:09.524Z">
        <w:r>
          <w:rPr>
            <w:rFonts w:ascii="Calibri" w:cs="Calibri" w:eastAsia="Calibri" w:hAnsi="Calibri"/>
            <w:sz w:val="22"/>
            <w:szCs w:val="22"/>
          </w:rPr>
          <w:delText xml:space="preserve">such </w:delText>
        </w:r>
      </w:del>
      <w:ins w:id="1447" w:author="Rubicon Law" w:date="2026-10-08T17:26:09.524Z">
        <w:r>
          <w:rPr>
            <w:rFonts w:ascii="Calibri" w:cs="Calibri" w:eastAsia="Calibri" w:hAnsi="Calibri"/>
            <w:sz w:val="22"/>
            <w:szCs w:val="22"/>
          </w:rPr>
          <w:t xml:space="preserve">the </w:t>
        </w:r>
      </w:ins>
      <w:r>
        <w:rPr>
          <w:rFonts w:ascii="Calibri" w:cs="Calibri" w:eastAsia="Calibri" w:hAnsi="Calibri"/>
          <w:sz w:val="22"/>
          <w:szCs w:val="22"/>
        </w:rPr>
        <w:t xml:space="preserve">repurchase, the amount of any "preferential dividends arrears amount" or "preferential rights amount" (as those terms are defined </w:t>
      </w:r>
      <w:del w:id="1448" w:author="Rubicon Law" w:date="2026-10-08T17:26:09.524Z">
        <w:r>
          <w:rPr>
            <w:rFonts w:ascii="Calibri" w:cs="Calibri" w:eastAsia="Calibri" w:hAnsi="Calibri"/>
            <w:sz w:val="22"/>
            <w:szCs w:val="22"/>
          </w:rPr>
          <w:delText xml:space="preserve">therein) shall be </w:delText>
        </w:r>
      </w:del>
      <w:ins w:id="1449" w:author="Rubicon Law" w:date="2026-10-08T17:26:09.524Z">
        <w:r>
          <w:rPr>
            <w:rFonts w:ascii="Calibri" w:cs="Calibri" w:eastAsia="Calibri" w:hAnsi="Calibri"/>
            <w:sz w:val="22"/>
            <w:szCs w:val="22"/>
          </w:rPr>
          <w:t xml:space="preserve">in that section) is </w:t>
        </w:r>
      </w:ins>
      <w:r>
        <w:rPr>
          <w:rFonts w:ascii="Calibri" w:cs="Calibri" w:eastAsia="Calibri" w:hAnsi="Calibri"/>
          <w:sz w:val="22"/>
          <w:szCs w:val="22"/>
        </w:rPr>
        <w:t xml:space="preserve">deemed to be zero.]</w:t>
      </w:r>
    </w:p>
    <w:p>
      <w:pPr>
        <w:spacing w:after="200"/>
      </w:pPr>
      <w:ins w:id="1450" w:author="Rubicon Law" w:date="2026-10-08T17:26:09.524Z">
        <w:r>
          <w:rPr>
            <w:rFonts w:ascii="Calibri" w:cs="Calibri" w:eastAsia="Calibri" w:hAnsi="Calibri"/>
            <w:sz w:val="22"/>
            <w:szCs w:val="22"/>
          </w:rPr>
          <w:t xml:space="preserve">  *</w:t>
        </w:r>
      </w:ins>
    </w:p>
    <w:p>
      <w:pPr>
        <w:spacing w:after="200"/>
      </w:pPr>
      <w:del w:id="1451" w:author="Rubicon Law" w:date="2026-10-08T17:26:09.524Z">
        <w:r>
          <w:rPr>
            <w:rFonts w:ascii="Calibri" w:cs="Calibri" w:eastAsia="Calibri" w:hAnsi="Calibri"/>
            <w:sz w:val="22"/>
            <w:szCs w:val="22"/>
          </w:rPr>
          <w:delText xml:space="preserve">*</w:delText>
        </w:r>
      </w:del>
    </w:p>
    <w:p>
      <w:pPr>
        <w:spacing w:after="200"/>
      </w:pPr>
      <w:del w:id="1452" w:author="Rubicon Law" w:date="2026-10-08T17:26:09.524Z">
        <w:r>
          <w:rPr>
            <w:rFonts w:ascii="Calibri" w:cs="Calibri" w:eastAsia="Calibri" w:hAnsi="Calibri"/>
            <w:sz w:val="22"/>
            <w:szCs w:val="22"/>
          </w:rPr>
          <w:delText xml:space="preserve">That the </w:delText>
        </w:r>
      </w:del>
      <w:ins w:id="1453" w:author="Rubicon Law" w:date="2026-10-08T17:26:09.524Z">
        <w:r>
          <w:rPr>
            <w:rFonts w:ascii="Calibri" w:cs="Calibri" w:eastAsia="Calibri" w:hAnsi="Calibri"/>
            <w:sz w:val="22"/>
            <w:szCs w:val="22"/>
          </w:rPr>
          <w:t xml:space="preserve">3. The </w:t>
        </w:r>
      </w:ins>
      <w:r>
        <w:rPr>
          <w:rFonts w:ascii="Calibri" w:cs="Calibri" w:eastAsia="Calibri" w:hAnsi="Calibri"/>
          <w:sz w:val="22"/>
          <w:szCs w:val="22"/>
        </w:rPr>
        <w:t xml:space="preserve">foregoing amendment and restatement was approved by the holders of the requisite number of shares of this corporation in accordance with Section 228 of the General Corporation Law.</w:t>
      </w:r>
    </w:p>
    <w:p>
      <w:pPr>
        <w:spacing w:after="200"/>
      </w:pPr>
      <w:del w:id="1454" w:author="Rubicon Law" w:date="2026-10-08T17:26:09.524Z">
        <w:r>
          <w:rPr>
            <w:rFonts w:ascii="Calibri" w:cs="Calibri" w:eastAsia="Calibri" w:hAnsi="Calibri"/>
            <w:sz w:val="22"/>
            <w:szCs w:val="22"/>
          </w:rPr>
          <w:delText xml:space="preserve">That this </w:delText>
        </w:r>
      </w:del>
      <w:ins w:id="1455" w:author="Rubicon Law" w:date="2026-10-08T17:26:09.524Z">
        <w:r>
          <w:rPr>
            <w:rFonts w:ascii="Calibri" w:cs="Calibri" w:eastAsia="Calibri" w:hAnsi="Calibri"/>
            <w:sz w:val="22"/>
            <w:szCs w:val="22"/>
          </w:rPr>
          <w:t xml:space="preserve">4. This Amended and Restated </w:t>
        </w:r>
      </w:ins>
      <w:r>
        <w:rPr>
          <w:rFonts w:ascii="Calibri" w:cs="Calibri" w:eastAsia="Calibri" w:hAnsi="Calibri"/>
          <w:sz w:val="22"/>
          <w:szCs w:val="22"/>
        </w:rPr>
        <w:t xml:space="preserve">Certificate of Incorporation, which restates and integrates and further amends the provisions of </w:t>
      </w:r>
      <w:del w:id="1456" w:author="Rubicon Law" w:date="2026-10-08T17:26:09.524Z">
        <w:r>
          <w:rPr>
            <w:rFonts w:ascii="Calibri" w:cs="Calibri" w:eastAsia="Calibri" w:hAnsi="Calibri"/>
            <w:sz w:val="22"/>
            <w:szCs w:val="22"/>
          </w:rPr>
          <w:delText xml:space="preserve">the Corporation's </w:delText>
        </w:r>
      </w:del>
      <w:ins w:id="1457" w:author="Rubicon Law" w:date="2026-10-08T17:26:09.524Z">
        <w:r>
          <w:rPr>
            <w:rFonts w:ascii="Calibri" w:cs="Calibri" w:eastAsia="Calibri" w:hAnsi="Calibri"/>
            <w:sz w:val="22"/>
            <w:szCs w:val="22"/>
          </w:rPr>
          <w:t xml:space="preserve">this corporation's </w:t>
        </w:r>
      </w:ins>
      <w:r>
        <w:rPr>
          <w:rFonts w:ascii="Calibri" w:cs="Calibri" w:eastAsia="Calibri" w:hAnsi="Calibri"/>
          <w:sz w:val="22"/>
          <w:szCs w:val="22"/>
        </w:rPr>
        <w:t xml:space="preserve">Certificate of Incorporation, has been duly adopted in accordance with Sections 242 and 245 of the General Corporation Law.</w:t>
      </w:r>
    </w:p>
    <w:p>
      <w:pPr>
        <w:spacing w:after="200"/>
      </w:pPr>
      <w:r>
        <w:rPr>
          <w:rFonts w:ascii="Calibri" w:cs="Calibri" w:eastAsia="Calibri" w:hAnsi="Calibri"/>
          <w:sz w:val="22"/>
          <w:szCs w:val="22"/>
        </w:rPr>
        <w:t xml:space="preserve">[Signature </w:t>
      </w:r>
      <w:del w:id="1458" w:author="Rubicon Law" w:date="2026-10-08T17:26:09.524Z">
        <w:r>
          <w:rPr>
            <w:rFonts w:ascii="Calibri" w:cs="Calibri" w:eastAsia="Calibri" w:hAnsi="Calibri"/>
            <w:sz w:val="22"/>
            <w:szCs w:val="22"/>
          </w:rPr>
          <w:delText xml:space="preserve">Page Follows]</w:delText>
        </w:r>
      </w:del>
      <w:ins w:id="1459" w:author="Rubicon Law" w:date="2026-10-08T17:26:09.524Z">
        <w:r>
          <w:rPr>
            <w:rFonts w:ascii="Calibri" w:cs="Calibri" w:eastAsia="Calibri" w:hAnsi="Calibri"/>
            <w:sz w:val="22"/>
            <w:szCs w:val="22"/>
          </w:rPr>
          <w:t xml:space="preserve">page follows]</w:t>
        </w:r>
      </w:ins>
    </w:p>
    <w:p>
      <w:pPr>
        <w:spacing w:after="200"/>
      </w:pPr>
      <w:r>
        <w:rPr>
          <w:rFonts w:ascii="Calibri" w:cs="Calibri" w:eastAsia="Calibri" w:hAnsi="Calibri"/>
          <w:sz w:val="22"/>
          <w:szCs w:val="22"/>
        </w:rPr>
        <w:t xml:space="preserve">IN WITNESS WHEREOF, this Amended and Restated Certificate of Incorporation has been executed by a duly authorized officer of this corporation on </w:t>
      </w:r>
      <w:del w:id="1460" w:author="Rubicon Law" w:date="2026-10-08T17:26:09.524Z">
        <w:r>
          <w:rPr>
            <w:rFonts w:ascii="Calibri" w:cs="Calibri" w:eastAsia="Calibri" w:hAnsi="Calibri"/>
            <w:sz w:val="22"/>
            <w:szCs w:val="22"/>
          </w:rPr>
          <w:delText xml:space="preserve">_________________.</w:delText>
        </w:r>
      </w:del>
      <w:ins w:id="1461" w:author="Rubicon Law" w:date="2026-10-08T17:26:09.524Z">
        <w:r>
          <w:rPr>
            <w:rFonts w:ascii="Calibri" w:cs="Calibri" w:eastAsia="Calibri" w:hAnsi="Calibri"/>
            <w:sz w:val="22"/>
            <w:szCs w:val="22"/>
          </w:rPr>
          <w:t xml:space="preserve">[Date].</w:t>
        </w:r>
      </w:ins>
    </w:p>
    <w:p>
      <w:pPr>
        <w:spacing w:after="200"/>
      </w:pPr>
      <w:ins w:id="1462" w:author="Rubicon Law" w:date="2026-10-08T17:26:09.524Z">
        <w:r>
          <w:rPr>
            <w:rFonts w:ascii="Calibri" w:cs="Calibri" w:eastAsia="Calibri" w:hAnsi="Calibri"/>
            <w:sz w:val="22"/>
            <w:szCs w:val="22"/>
          </w:rPr>
          <w:t xml:space="preserve">By: ______________________________</w:t>
        </w:r>
      </w:ins>
    </w:p>
    <w:p>
      <w:pPr>
        <w:spacing w:after="200"/>
      </w:pPr>
      <w:ins w:id="1463" w:author="Rubicon Law" w:date="2026-10-08T17:26:09.524Z">
        <w:r>
          <w:rPr>
            <w:rFonts w:ascii="Calibri" w:cs="Calibri" w:eastAsia="Calibri" w:hAnsi="Calibri"/>
            <w:sz w:val="22"/>
            <w:szCs w:val="22"/>
          </w:rPr>
          <w:t xml:space="preserve">[Officer Name]</w:t>
        </w:r>
      </w:ins>
    </w:p>
    <w:p>
      <w:pPr>
        <w:spacing w:after="200"/>
      </w:pPr>
      <w:ins w:id="1464" w:author="Rubicon Law" w:date="2026-10-08T17:26:09.524Z">
        <w:r>
          <w:rPr>
            <w:rFonts w:ascii="Calibri" w:cs="Calibri" w:eastAsia="Calibri" w:hAnsi="Calibri"/>
            <w:sz w:val="22"/>
            <w:szCs w:val="22"/>
          </w:rPr>
          <w:t xml:space="preserve">[Officer Title]</w:t>
        </w:r>
      </w:ins>
    </w:p>
    <w:p>
      <w:pPr>
        <w:spacing w:after="200"/>
      </w:pPr>
      <w:del w:id="1465" w:author="Rubicon Law" w:date="2026-10-08T17:26:09.524Z">
        <w:r>
          <w:rPr>
            <w:rFonts w:ascii="Calibri" w:cs="Calibri" w:eastAsia="Calibri" w:hAnsi="Calibri"/>
            <w:sz w:val="22"/>
            <w:szCs w:val="22"/>
          </w:rPr>
          <w:delText xml:space="preserve">By:</w:delText>
        </w:r>
      </w:del>
    </w:p>
    <w:p>
      <w:pPr>
        <w:spacing w:after="200"/>
      </w:pPr>
      <w:del w:id="1466" w:author="Rubicon Law" w:date="2026-10-08T17:26:09.524Z">
        <w:r>
          <w:rPr>
            <w:rFonts w:ascii="Calibri" w:cs="Calibri" w:eastAsia="Calibri" w:hAnsi="Calibri"/>
            <w:sz w:val="22"/>
            <w:szCs w:val="22"/>
          </w:rPr>
          <w:delText xml:space="preserve">President</w:delText>
        </w:r>
      </w:del>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2026-10-08T17:26:09.584Z</dcterms:created>
  <dcterms:modified xsi:type="dcterms:W3CDTF">2026-10-08T17:26:09.584Z</dcterms:modified>
</cp:coreProperties>
</file>

<file path=docProps/custom.xml><?xml version="1.0" encoding="utf-8"?>
<Properties xmlns="http://schemas.openxmlformats.org/officeDocument/2006/custom-properties" xmlns:vt="http://schemas.openxmlformats.org/officeDocument/2006/docPropsVTypes"/>
</file>